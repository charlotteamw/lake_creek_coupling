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AD8C7" w14:textId="771FDED8" w:rsidR="00193314" w:rsidRPr="001F7AB5" w:rsidRDefault="004470B2" w:rsidP="00AF338A">
      <w:pPr>
        <w:spacing w:after="240"/>
        <w:jc w:val="both"/>
        <w:rPr>
          <w:color w:val="000000" w:themeColor="text1"/>
        </w:rPr>
      </w:pPr>
      <w:r w:rsidRPr="003B0052">
        <w:rPr>
          <w:rStyle w:val="normaltextrun"/>
          <w:b/>
          <w:bCs/>
          <w:color w:val="000000" w:themeColor="text1"/>
        </w:rPr>
        <w:t>Title:</w:t>
      </w:r>
      <w:r w:rsidRPr="003B0052">
        <w:rPr>
          <w:rStyle w:val="normaltextrun"/>
          <w:color w:val="000000" w:themeColor="text1"/>
        </w:rPr>
        <w:t xml:space="preserve"> </w:t>
      </w:r>
      <w:r w:rsidR="00097533" w:rsidRPr="003B0052">
        <w:rPr>
          <w:rStyle w:val="normaltextrun"/>
          <w:color w:val="000000" w:themeColor="text1"/>
        </w:rPr>
        <w:t>Habitat coupling</w:t>
      </w:r>
      <w:r w:rsidR="00E93B25" w:rsidRPr="003B0052">
        <w:rPr>
          <w:rStyle w:val="normaltextrun"/>
          <w:color w:val="000000" w:themeColor="text1"/>
        </w:rPr>
        <w:t xml:space="preserve"> </w:t>
      </w:r>
      <w:r w:rsidR="00584110">
        <w:rPr>
          <w:rStyle w:val="normaltextrun"/>
          <w:color w:val="000000" w:themeColor="text1"/>
        </w:rPr>
        <w:t>by small</w:t>
      </w:r>
      <w:r w:rsidR="00E31EE6">
        <w:rPr>
          <w:rStyle w:val="normaltextrun"/>
          <w:color w:val="000000" w:themeColor="text1"/>
        </w:rPr>
        <w:t xml:space="preserve"> </w:t>
      </w:r>
      <w:r w:rsidR="00584110">
        <w:rPr>
          <w:rStyle w:val="normaltextrun"/>
          <w:color w:val="000000" w:themeColor="text1"/>
        </w:rPr>
        <w:t xml:space="preserve">fish </w:t>
      </w:r>
      <w:r w:rsidR="003B0052">
        <w:rPr>
          <w:rStyle w:val="normaltextrun"/>
          <w:color w:val="000000" w:themeColor="text1"/>
        </w:rPr>
        <w:t>across</w:t>
      </w:r>
      <w:r w:rsidR="009639CA">
        <w:rPr>
          <w:rStyle w:val="normaltextrun"/>
          <w:color w:val="000000" w:themeColor="text1"/>
        </w:rPr>
        <w:t xml:space="preserve"> </w:t>
      </w:r>
      <w:r w:rsidR="00E93B25" w:rsidRPr="003B0052">
        <w:rPr>
          <w:rStyle w:val="normaltextrun"/>
          <w:color w:val="000000" w:themeColor="text1"/>
        </w:rPr>
        <w:t>lake</w:t>
      </w:r>
      <w:r w:rsidRPr="003B0052">
        <w:rPr>
          <w:rStyle w:val="normaltextrun"/>
          <w:color w:val="000000" w:themeColor="text1"/>
        </w:rPr>
        <w:t>-</w:t>
      </w:r>
      <w:r w:rsidR="00E93B25" w:rsidRPr="003B0052">
        <w:rPr>
          <w:rStyle w:val="normaltextrun"/>
          <w:color w:val="000000" w:themeColor="text1"/>
        </w:rPr>
        <w:t>creek</w:t>
      </w:r>
      <w:r w:rsidRPr="003B0052">
        <w:rPr>
          <w:rStyle w:val="normaltextrun"/>
          <w:color w:val="000000" w:themeColor="text1"/>
        </w:rPr>
        <w:t xml:space="preserve"> </w:t>
      </w:r>
      <w:r w:rsidR="00E92722">
        <w:rPr>
          <w:rStyle w:val="normaltextrun"/>
          <w:color w:val="000000" w:themeColor="text1"/>
        </w:rPr>
        <w:t>habitats: a missing link in freshwater food</w:t>
      </w:r>
      <w:r w:rsidR="005A6A6C">
        <w:rPr>
          <w:rStyle w:val="normaltextrun"/>
          <w:color w:val="000000" w:themeColor="text1"/>
        </w:rPr>
        <w:t xml:space="preserve"> </w:t>
      </w:r>
      <w:r w:rsidR="00E92722">
        <w:rPr>
          <w:rStyle w:val="normaltextrun"/>
          <w:color w:val="000000" w:themeColor="text1"/>
        </w:rPr>
        <w:t>webs</w:t>
      </w:r>
      <w:r w:rsidR="002B2C0D">
        <w:rPr>
          <w:rStyle w:val="normaltextrun"/>
          <w:color w:val="000000" w:themeColor="text1"/>
        </w:rPr>
        <w:t>?</w:t>
      </w:r>
    </w:p>
    <w:p w14:paraId="177285DA" w14:textId="09E53E6B" w:rsidR="00816556" w:rsidRPr="003B0052" w:rsidRDefault="00193314" w:rsidP="00AF338A">
      <w:pPr>
        <w:spacing w:after="240"/>
        <w:jc w:val="both"/>
        <w:rPr>
          <w:rFonts w:eastAsiaTheme="majorEastAsia"/>
        </w:rPr>
      </w:pPr>
      <w:r w:rsidRPr="003B0052">
        <w:rPr>
          <w:rFonts w:eastAsiaTheme="majorEastAsia"/>
          <w:b/>
          <w:bCs/>
        </w:rPr>
        <w:t>Authors:</w:t>
      </w:r>
      <w:r w:rsidRPr="003B0052">
        <w:rPr>
          <w:rFonts w:eastAsiaTheme="majorEastAsia"/>
        </w:rPr>
        <w:t xml:space="preserve"> Charlotte</w:t>
      </w:r>
      <w:r w:rsidR="003B0052">
        <w:rPr>
          <w:rFonts w:eastAsiaTheme="majorEastAsia"/>
        </w:rPr>
        <w:t xml:space="preserve"> </w:t>
      </w:r>
      <w:r w:rsidR="00456642">
        <w:rPr>
          <w:rFonts w:eastAsiaTheme="majorEastAsia"/>
        </w:rPr>
        <w:t xml:space="preserve">A. </w:t>
      </w:r>
      <w:r w:rsidRPr="003B0052">
        <w:rPr>
          <w:rFonts w:eastAsiaTheme="majorEastAsia"/>
        </w:rPr>
        <w:t>Ward</w:t>
      </w:r>
      <w:r w:rsidR="003B0052">
        <w:rPr>
          <w:rFonts w:eastAsiaTheme="majorEastAsia"/>
          <w:vertAlign w:val="superscript"/>
        </w:rPr>
        <w:t>1</w:t>
      </w:r>
      <w:r w:rsidR="009F3132">
        <w:rPr>
          <w:rFonts w:eastAsiaTheme="majorEastAsia"/>
          <w:vertAlign w:val="superscript"/>
        </w:rPr>
        <w:t>,2</w:t>
      </w:r>
      <w:r w:rsidR="00D60E34">
        <w:rPr>
          <w:rFonts w:eastAsiaTheme="majorEastAsia"/>
        </w:rPr>
        <w:t>*</w:t>
      </w:r>
      <w:r w:rsidRPr="003B0052">
        <w:rPr>
          <w:rFonts w:eastAsiaTheme="majorEastAsia"/>
        </w:rPr>
        <w:t>, Reilly</w:t>
      </w:r>
      <w:r w:rsidR="00456642">
        <w:rPr>
          <w:rFonts w:eastAsiaTheme="majorEastAsia"/>
        </w:rPr>
        <w:t xml:space="preserve"> F.</w:t>
      </w:r>
      <w:r w:rsidR="003B0052">
        <w:rPr>
          <w:rFonts w:eastAsiaTheme="majorEastAsia"/>
        </w:rPr>
        <w:t xml:space="preserve"> </w:t>
      </w:r>
      <w:r w:rsidRPr="003B0052">
        <w:rPr>
          <w:rFonts w:eastAsiaTheme="majorEastAsia"/>
        </w:rPr>
        <w:t>O’Connor</w:t>
      </w:r>
      <w:r w:rsidR="003B0052">
        <w:rPr>
          <w:rFonts w:eastAsiaTheme="majorEastAsia"/>
          <w:vertAlign w:val="superscript"/>
        </w:rPr>
        <w:t>1</w:t>
      </w:r>
      <w:r w:rsidRPr="003B0052">
        <w:rPr>
          <w:rFonts w:eastAsiaTheme="majorEastAsia"/>
        </w:rPr>
        <w:t xml:space="preserve">, </w:t>
      </w:r>
      <w:r w:rsidR="00816556" w:rsidRPr="003B0052">
        <w:rPr>
          <w:rFonts w:eastAsiaTheme="majorEastAsia"/>
        </w:rPr>
        <w:t>Tim</w:t>
      </w:r>
      <w:r w:rsidR="003B0052">
        <w:rPr>
          <w:rFonts w:eastAsiaTheme="majorEastAsia"/>
        </w:rPr>
        <w:t>othy</w:t>
      </w:r>
      <w:r w:rsidR="00816556" w:rsidRPr="003B0052">
        <w:rPr>
          <w:rFonts w:eastAsiaTheme="majorEastAsia"/>
        </w:rPr>
        <w:t xml:space="preserve"> </w:t>
      </w:r>
      <w:r w:rsidR="006C4986">
        <w:rPr>
          <w:rFonts w:eastAsiaTheme="majorEastAsia"/>
        </w:rPr>
        <w:t xml:space="preserve">J. </w:t>
      </w:r>
      <w:r w:rsidR="00816556" w:rsidRPr="003B0052">
        <w:rPr>
          <w:rFonts w:eastAsiaTheme="majorEastAsia"/>
        </w:rPr>
        <w:t>Fernandes</w:t>
      </w:r>
      <w:r w:rsidR="003B0052">
        <w:rPr>
          <w:rFonts w:eastAsiaTheme="majorEastAsia"/>
          <w:vertAlign w:val="superscript"/>
        </w:rPr>
        <w:t>1</w:t>
      </w:r>
      <w:r w:rsidR="009F3132">
        <w:rPr>
          <w:rFonts w:eastAsiaTheme="majorEastAsia"/>
          <w:vertAlign w:val="superscript"/>
        </w:rPr>
        <w:t>,2</w:t>
      </w:r>
      <w:r w:rsidR="00816556" w:rsidRPr="003B0052">
        <w:rPr>
          <w:rFonts w:eastAsiaTheme="majorEastAsia"/>
        </w:rPr>
        <w:t xml:space="preserve">, </w:t>
      </w:r>
      <w:r w:rsidR="00E03CF3" w:rsidRPr="003B0052">
        <w:rPr>
          <w:rFonts w:eastAsiaTheme="majorEastAsia"/>
        </w:rPr>
        <w:t xml:space="preserve">Kevin </w:t>
      </w:r>
      <w:r w:rsidR="00456642">
        <w:rPr>
          <w:rFonts w:eastAsiaTheme="majorEastAsia"/>
        </w:rPr>
        <w:t xml:space="preserve">S. </w:t>
      </w:r>
      <w:r w:rsidR="00E03CF3" w:rsidRPr="003B0052">
        <w:rPr>
          <w:rFonts w:eastAsiaTheme="majorEastAsia"/>
        </w:rPr>
        <w:t>McCann</w:t>
      </w:r>
      <w:r w:rsidR="003B0052">
        <w:rPr>
          <w:rFonts w:eastAsiaTheme="majorEastAsia"/>
          <w:vertAlign w:val="superscript"/>
        </w:rPr>
        <w:t>1</w:t>
      </w:r>
      <w:r w:rsidR="009F3132">
        <w:rPr>
          <w:rFonts w:eastAsiaTheme="majorEastAsia"/>
          <w:vertAlign w:val="superscript"/>
        </w:rPr>
        <w:t>,2</w:t>
      </w:r>
      <w:r w:rsidR="00E03CF3" w:rsidRPr="003B0052">
        <w:rPr>
          <w:rFonts w:eastAsiaTheme="majorEastAsia"/>
        </w:rPr>
        <w:t xml:space="preserve">, Mark </w:t>
      </w:r>
      <w:r w:rsidR="00456642">
        <w:rPr>
          <w:rFonts w:eastAsiaTheme="majorEastAsia"/>
        </w:rPr>
        <w:t xml:space="preserve">S. </w:t>
      </w:r>
      <w:r w:rsidR="00E03CF3" w:rsidRPr="003B0052">
        <w:rPr>
          <w:rFonts w:eastAsiaTheme="majorEastAsia"/>
        </w:rPr>
        <w:t>Ridgway</w:t>
      </w:r>
      <w:r w:rsidR="003B0052">
        <w:rPr>
          <w:rFonts w:eastAsiaTheme="majorEastAsia"/>
          <w:vertAlign w:val="superscript"/>
        </w:rPr>
        <w:t>3</w:t>
      </w:r>
      <w:r w:rsidR="00E03CF3" w:rsidRPr="003B0052">
        <w:rPr>
          <w:rFonts w:eastAsiaTheme="majorEastAsia"/>
        </w:rPr>
        <w:t xml:space="preserve">, </w:t>
      </w:r>
      <w:r w:rsidR="004470B2" w:rsidRPr="003B0052">
        <w:rPr>
          <w:rFonts w:eastAsiaTheme="majorEastAsia"/>
        </w:rPr>
        <w:t xml:space="preserve">Bailey </w:t>
      </w:r>
      <w:r w:rsidR="00456642">
        <w:rPr>
          <w:rFonts w:eastAsiaTheme="majorEastAsia"/>
        </w:rPr>
        <w:t xml:space="preserve">C. </w:t>
      </w:r>
      <w:r w:rsidR="004470B2" w:rsidRPr="003B0052">
        <w:rPr>
          <w:rFonts w:eastAsiaTheme="majorEastAsia"/>
        </w:rPr>
        <w:t>McMeans</w:t>
      </w:r>
      <w:r w:rsidR="003B0052">
        <w:rPr>
          <w:rFonts w:eastAsiaTheme="majorEastAsia"/>
          <w:vertAlign w:val="superscript"/>
        </w:rPr>
        <w:t>4</w:t>
      </w:r>
      <w:r w:rsidR="004470B2" w:rsidRPr="003B0052">
        <w:rPr>
          <w:rFonts w:eastAsiaTheme="majorEastAsia"/>
        </w:rPr>
        <w:t xml:space="preserve">, </w:t>
      </w:r>
      <w:r w:rsidR="00816556" w:rsidRPr="003B0052">
        <w:rPr>
          <w:rFonts w:eastAsiaTheme="majorEastAsia"/>
        </w:rPr>
        <w:t xml:space="preserve">Tyler </w:t>
      </w:r>
      <w:r w:rsidR="00456642">
        <w:rPr>
          <w:rFonts w:eastAsiaTheme="majorEastAsia"/>
        </w:rPr>
        <w:t xml:space="preserve">D. </w:t>
      </w:r>
      <w:r w:rsidR="00816556" w:rsidRPr="003B0052">
        <w:rPr>
          <w:rFonts w:eastAsiaTheme="majorEastAsia"/>
        </w:rPr>
        <w:t>Tunney</w:t>
      </w:r>
      <w:r w:rsidR="009F3132">
        <w:rPr>
          <w:rFonts w:eastAsiaTheme="majorEastAsia"/>
          <w:vertAlign w:val="superscript"/>
        </w:rPr>
        <w:t>5</w:t>
      </w:r>
      <w:r w:rsidR="003B0052">
        <w:rPr>
          <w:rFonts w:eastAsiaTheme="majorEastAsia"/>
          <w:vertAlign w:val="superscript"/>
        </w:rPr>
        <w:t>,1</w:t>
      </w:r>
      <w:r w:rsidR="00816556" w:rsidRPr="003B0052">
        <w:rPr>
          <w:rFonts w:eastAsiaTheme="majorEastAsia"/>
        </w:rPr>
        <w:t xml:space="preserve"> </w:t>
      </w:r>
    </w:p>
    <w:p w14:paraId="521955EC" w14:textId="77777777" w:rsidR="003B0052" w:rsidRPr="00FD6A58" w:rsidRDefault="003B0052" w:rsidP="00AF338A">
      <w:pPr>
        <w:jc w:val="both"/>
        <w:rPr>
          <w:rFonts w:eastAsia="Times"/>
          <w:b/>
          <w:bCs/>
        </w:rPr>
      </w:pPr>
      <w:r w:rsidRPr="00FD6A58">
        <w:rPr>
          <w:rFonts w:eastAsia="Times"/>
          <w:b/>
          <w:bCs/>
        </w:rPr>
        <w:t xml:space="preserve">Affiliations: </w:t>
      </w:r>
    </w:p>
    <w:p w14:paraId="31022157" w14:textId="4184A80D" w:rsidR="003B0052" w:rsidRDefault="003B0052" w:rsidP="005B2939">
      <w:pPr>
        <w:pStyle w:val="ListParagraph"/>
        <w:numPr>
          <w:ilvl w:val="0"/>
          <w:numId w:val="2"/>
        </w:numPr>
        <w:jc w:val="both"/>
      </w:pPr>
      <w:r w:rsidRPr="00FD6A58">
        <w:t>University of Guelph; Guelph, Canada</w:t>
      </w:r>
    </w:p>
    <w:p w14:paraId="0DB41E27" w14:textId="10842B5C" w:rsidR="009F3132" w:rsidRDefault="009F3132" w:rsidP="005B2939">
      <w:pPr>
        <w:pStyle w:val="ListParagraph"/>
        <w:numPr>
          <w:ilvl w:val="0"/>
          <w:numId w:val="2"/>
        </w:numPr>
        <w:jc w:val="both"/>
      </w:pPr>
      <w:r>
        <w:t>Centre for Ecosystem Management; Guelph, Canada</w:t>
      </w:r>
    </w:p>
    <w:p w14:paraId="34DC3BCC" w14:textId="129EB80C" w:rsidR="003B0052" w:rsidRDefault="003B0052" w:rsidP="005B2939">
      <w:pPr>
        <w:pStyle w:val="ListParagraph"/>
        <w:numPr>
          <w:ilvl w:val="0"/>
          <w:numId w:val="2"/>
        </w:numPr>
        <w:jc w:val="both"/>
      </w:pPr>
      <w:r>
        <w:t>Ontario Ministry of Natural Resources; Peterborough, Canada</w:t>
      </w:r>
    </w:p>
    <w:p w14:paraId="7394E89D" w14:textId="77777777" w:rsidR="005B2939" w:rsidRDefault="003B0052" w:rsidP="005B2939">
      <w:pPr>
        <w:pStyle w:val="ListParagraph"/>
        <w:numPr>
          <w:ilvl w:val="0"/>
          <w:numId w:val="2"/>
        </w:numPr>
        <w:jc w:val="both"/>
      </w:pPr>
      <w:r>
        <w:t>University of Toronto Mississauga; Mississauga, Canada</w:t>
      </w:r>
    </w:p>
    <w:p w14:paraId="7779C47F" w14:textId="1D2A1C85" w:rsidR="003B0052" w:rsidRDefault="003B0052" w:rsidP="005B2939">
      <w:pPr>
        <w:pStyle w:val="ListParagraph"/>
        <w:numPr>
          <w:ilvl w:val="0"/>
          <w:numId w:val="2"/>
        </w:numPr>
        <w:jc w:val="both"/>
      </w:pPr>
      <w:r w:rsidRPr="00FD6A58">
        <w:t>Fisheries and Oceans Canada; Moncton, Canada</w:t>
      </w:r>
      <w:bookmarkStart w:id="0" w:name="_Hlk62201654"/>
    </w:p>
    <w:p w14:paraId="21128688" w14:textId="77777777" w:rsidR="005B2939" w:rsidRPr="005B2939" w:rsidRDefault="005B2939" w:rsidP="005B2939">
      <w:pPr>
        <w:pStyle w:val="ListParagraph"/>
        <w:jc w:val="both"/>
        <w:rPr>
          <w:i/>
          <w:iCs/>
        </w:rPr>
      </w:pPr>
    </w:p>
    <w:p w14:paraId="25D0D09A" w14:textId="77777777" w:rsidR="001F7AB5" w:rsidRDefault="003B0052" w:rsidP="00AF338A">
      <w:pPr>
        <w:jc w:val="both"/>
      </w:pPr>
      <w:r w:rsidRPr="00FD6A58">
        <w:t xml:space="preserve">*Corresponding author: </w:t>
      </w:r>
    </w:p>
    <w:p w14:paraId="264FF1F5" w14:textId="46F0FAC2" w:rsidR="003B0052" w:rsidRPr="00FD6A58" w:rsidRDefault="003B0052" w:rsidP="00AF338A">
      <w:pPr>
        <w:jc w:val="both"/>
      </w:pPr>
      <w:r w:rsidRPr="00FD6A58">
        <w:t xml:space="preserve">Charlotte A. Ward; Address: 50 Stone Road East, Guelph, ON Canada, N1G </w:t>
      </w:r>
      <w:proofErr w:type="gramStart"/>
      <w:r w:rsidRPr="00FD6A58">
        <w:t>2W1;</w:t>
      </w:r>
      <w:proofErr w:type="gramEnd"/>
      <w:r w:rsidRPr="00FD6A58">
        <w:t xml:space="preserve"> </w:t>
      </w:r>
    </w:p>
    <w:p w14:paraId="25FA5F0E" w14:textId="36143F37" w:rsidR="003B0052" w:rsidRPr="00D60E34" w:rsidRDefault="003B0052" w:rsidP="00AF338A">
      <w:pPr>
        <w:spacing w:after="240"/>
        <w:jc w:val="both"/>
        <w:rPr>
          <w:color w:val="467886" w:themeColor="hyperlink"/>
          <w:u w:val="single"/>
        </w:rPr>
      </w:pPr>
      <w:r w:rsidRPr="00FD6A58">
        <w:t xml:space="preserve">Orchid ID: 0000-0001-7982-1239; Email: </w:t>
      </w:r>
      <w:hyperlink r:id="rId8" w:history="1">
        <w:r w:rsidRPr="00FD6A58">
          <w:rPr>
            <w:rStyle w:val="Hyperlink"/>
          </w:rPr>
          <w:t>cward@uoguelph.ca</w:t>
        </w:r>
      </w:hyperlink>
      <w:bookmarkEnd w:id="0"/>
    </w:p>
    <w:p w14:paraId="02BD86A5" w14:textId="200C9E44" w:rsidR="00D60E34" w:rsidRPr="00D60E34" w:rsidRDefault="00D60E34" w:rsidP="00AF338A">
      <w:pPr>
        <w:spacing w:after="240"/>
        <w:jc w:val="both"/>
        <w:rPr>
          <w:rFonts w:eastAsiaTheme="majorEastAsia"/>
        </w:rPr>
      </w:pPr>
      <w:r w:rsidRPr="00D60E34">
        <w:rPr>
          <w:rFonts w:eastAsiaTheme="majorEastAsia"/>
          <w:b/>
          <w:bCs/>
        </w:rPr>
        <w:t xml:space="preserve">Article Type: </w:t>
      </w:r>
      <w:r>
        <w:rPr>
          <w:rFonts w:eastAsiaTheme="majorEastAsia"/>
        </w:rPr>
        <w:t>Research article</w:t>
      </w:r>
    </w:p>
    <w:p w14:paraId="077723A5" w14:textId="01CCBCE5" w:rsidR="00D60E34" w:rsidRPr="00D60E34" w:rsidRDefault="00D60E34" w:rsidP="00AF338A">
      <w:pPr>
        <w:spacing w:after="240"/>
        <w:jc w:val="both"/>
        <w:rPr>
          <w:rFonts w:eastAsiaTheme="majorEastAsia"/>
          <w:b/>
          <w:bCs/>
        </w:rPr>
      </w:pPr>
      <w:r w:rsidRPr="00D60E34">
        <w:rPr>
          <w:rFonts w:eastAsiaTheme="majorEastAsia"/>
          <w:b/>
          <w:bCs/>
        </w:rPr>
        <w:t xml:space="preserve">Main Text Word Count: </w:t>
      </w:r>
    </w:p>
    <w:p w14:paraId="10387EEC" w14:textId="65CAB233" w:rsidR="00C12043" w:rsidRPr="00D60E34" w:rsidRDefault="00D60E34" w:rsidP="00AF338A">
      <w:pPr>
        <w:spacing w:after="240"/>
        <w:jc w:val="both"/>
        <w:rPr>
          <w:rFonts w:eastAsiaTheme="majorEastAsia"/>
        </w:rPr>
      </w:pPr>
      <w:r w:rsidRPr="00D60E34">
        <w:rPr>
          <w:rFonts w:eastAsiaTheme="majorEastAsia"/>
          <w:b/>
          <w:bCs/>
        </w:rPr>
        <w:t xml:space="preserve">Abstract Word Count: </w:t>
      </w:r>
      <w:r w:rsidR="006A6792">
        <w:rPr>
          <w:rFonts w:eastAsiaTheme="majorEastAsia"/>
        </w:rPr>
        <w:t>284</w:t>
      </w:r>
    </w:p>
    <w:p w14:paraId="2399DADF" w14:textId="12ECC6D4" w:rsidR="003252CB" w:rsidRDefault="001F7AB5" w:rsidP="00AF338A">
      <w:pPr>
        <w:pStyle w:val="Heading2"/>
        <w:jc w:val="both"/>
        <w:rPr>
          <w:rFonts w:ascii="Times New Roman" w:hAnsi="Times New Roman" w:cs="Times New Roman"/>
          <w:color w:val="auto"/>
        </w:rPr>
      </w:pPr>
      <w:bookmarkStart w:id="1" w:name="_Toc215069628"/>
      <w:r>
        <w:rPr>
          <w:rStyle w:val="normaltextrun"/>
          <w:rFonts w:ascii="Times New Roman" w:hAnsi="Times New Roman" w:cs="Times New Roman"/>
          <w:color w:val="auto"/>
        </w:rPr>
        <w:br w:type="column"/>
      </w:r>
      <w:r w:rsidR="00915A4D" w:rsidRPr="001F7AB5">
        <w:rPr>
          <w:rStyle w:val="normaltextrun"/>
          <w:rFonts w:ascii="Times New Roman" w:hAnsi="Times New Roman" w:cs="Times New Roman"/>
          <w:color w:val="auto"/>
        </w:rPr>
        <w:lastRenderedPageBreak/>
        <w:t>Abstract</w:t>
      </w:r>
      <w:bookmarkEnd w:id="1"/>
      <w:r w:rsidR="00915A4D" w:rsidRPr="001F7AB5">
        <w:rPr>
          <w:rStyle w:val="scxw167752562"/>
          <w:rFonts w:ascii="Times New Roman" w:hAnsi="Times New Roman" w:cs="Times New Roman"/>
          <w:color w:val="auto"/>
        </w:rPr>
        <w:t> </w:t>
      </w:r>
      <w:bookmarkStart w:id="2" w:name="_Toc215069629"/>
    </w:p>
    <w:p w14:paraId="08AEB45C" w14:textId="1F5AD60E" w:rsidR="00463822" w:rsidRPr="003252CB" w:rsidRDefault="00463822" w:rsidP="00303985">
      <w:pPr>
        <w:spacing w:before="100" w:beforeAutospacing="1" w:after="100" w:afterAutospacing="1"/>
        <w:jc w:val="both"/>
      </w:pPr>
      <w:bookmarkStart w:id="3" w:name="OLE_LINK9"/>
      <w:bookmarkStart w:id="4" w:name="OLE_LINK10"/>
      <w:r>
        <w:t>Habitat coupling is central to food</w:t>
      </w:r>
      <w:r>
        <w:t xml:space="preserve"> </w:t>
      </w:r>
      <w:r>
        <w:t xml:space="preserve">web dynamics, yet it is often inferred from the movements </w:t>
      </w:r>
      <w:r>
        <w:t>and</w:t>
      </w:r>
      <w:r>
        <w:t xml:space="preserve"> resource use of large predators. This focus overlooks the possibility that small-bodied consumers — often treated primarily </w:t>
      </w:r>
      <w:r>
        <w:t>as habitat-resident</w:t>
      </w:r>
      <w:r>
        <w:t xml:space="preserve"> prey — may also integrate resources and move biomass across habitat boundaries. Using stable isotopes, acoustic telemetry, and seasonal biomass flux estimates, we show that small-bodied fishes substantially coupled a lake–creek habitat network. These fishes relied nearly equally on lake- and creek-derived carbon, moved frequently between habitats, and were more likely to use both habitats within a single day during spring and fall than in summer. Biomass flux </w:t>
      </w:r>
      <w:r>
        <w:t xml:space="preserve">within the network </w:t>
      </w:r>
      <w:r>
        <w:t xml:space="preserve">was strongly seasonal, with upstream movement peaking in spring, little movement occurring in summer, and downstream movement increasing in fall. Together, these findings show that small-bodied fishes can </w:t>
      </w:r>
      <w:r>
        <w:t>establish</w:t>
      </w:r>
      <w:r>
        <w:t xml:space="preserve"> dynamic, seasonally variable links between freshwater habitats. We argue for the need to consider and</w:t>
      </w:r>
      <w:r w:rsidRPr="003B0052">
        <w:t xml:space="preserve"> in</w:t>
      </w:r>
      <w:r>
        <w:t>clude</w:t>
      </w:r>
      <w:r w:rsidRPr="003B0052">
        <w:t xml:space="preserve"> small-bodied, lower-trophic level species</w:t>
      </w:r>
      <w:r>
        <w:t xml:space="preserve"> and their habitat coupling </w:t>
      </w:r>
      <w:r w:rsidRPr="003B0052">
        <w:t xml:space="preserve">into </w:t>
      </w:r>
      <w:r>
        <w:t xml:space="preserve">food web dynamics </w:t>
      </w:r>
      <w:r w:rsidRPr="003B0052">
        <w:t xml:space="preserve">and </w:t>
      </w:r>
      <w:r>
        <w:t xml:space="preserve">the </w:t>
      </w:r>
      <w:r w:rsidRPr="003B0052">
        <w:t>management</w:t>
      </w:r>
      <w:r>
        <w:t xml:space="preserve"> of species and habitat connectivity more explicitly</w:t>
      </w:r>
      <w:r w:rsidRPr="003B0052">
        <w:t>.</w:t>
      </w:r>
    </w:p>
    <w:bookmarkEnd w:id="3"/>
    <w:bookmarkEnd w:id="4"/>
    <w:p w14:paraId="07FE3961" w14:textId="77777777" w:rsidR="006C4986" w:rsidRPr="00837F74" w:rsidRDefault="00193314" w:rsidP="006C4986">
      <w:pPr>
        <w:pStyle w:val="Heading2"/>
        <w:jc w:val="both"/>
        <w:rPr>
          <w:rFonts w:ascii="Times New Roman" w:hAnsi="Times New Roman" w:cs="Times New Roman"/>
          <w:color w:val="auto"/>
        </w:rPr>
      </w:pPr>
      <w:r w:rsidRPr="00837F74">
        <w:rPr>
          <w:rFonts w:ascii="Times New Roman" w:hAnsi="Times New Roman" w:cs="Times New Roman"/>
          <w:color w:val="auto"/>
        </w:rPr>
        <w:br w:type="column"/>
      </w:r>
      <w:bookmarkStart w:id="5" w:name="OLE_LINK30"/>
      <w:bookmarkStart w:id="6" w:name="OLE_LINK31"/>
      <w:bookmarkStart w:id="7" w:name="_Toc215069630"/>
      <w:bookmarkStart w:id="8" w:name="OLE_LINK3"/>
      <w:bookmarkStart w:id="9" w:name="OLE_LINK4"/>
      <w:bookmarkEnd w:id="2"/>
      <w:r w:rsidR="006C4986" w:rsidRPr="00837F74">
        <w:rPr>
          <w:rFonts w:ascii="Times New Roman" w:hAnsi="Times New Roman" w:cs="Times New Roman"/>
          <w:color w:val="auto"/>
        </w:rPr>
        <w:lastRenderedPageBreak/>
        <w:t>Introduction</w:t>
      </w:r>
    </w:p>
    <w:p w14:paraId="3C52C467" w14:textId="11BC3990" w:rsidR="00EA2C33" w:rsidRPr="003B0052" w:rsidRDefault="00B02E66" w:rsidP="006C4986">
      <w:pPr>
        <w:spacing w:before="240" w:after="240"/>
        <w:jc w:val="both"/>
      </w:pPr>
      <w:r>
        <w:t>T</w:t>
      </w:r>
      <w:r>
        <w:t xml:space="preserve">he movement of consumers among distinct habitats and ecosystems establishes critical energy linkages within food webs. Large-scale migrations of birds, fish, and mammals, for instance, transport carbon and nutrients across vast distances, shaping productivity and nutrient dynamics </w:t>
      </w:r>
      <w:r w:rsidR="00027B6E">
        <w:t>globally</w:t>
      </w:r>
      <w:r w:rsidR="00F80DB3">
        <w:t xml:space="preserve"> </w:t>
      </w:r>
      <w:r w:rsidR="006C4986">
        <w:fldChar w:fldCharType="begin"/>
      </w:r>
      <w:r w:rsidR="0094022C">
        <w:instrText xml:space="preserve"> ADDIN ZOTERO_ITEM CSL_CITATION {"citationID":"7TJcR1Io","properties":{"unsorted":false,"formattedCitation":"(Bauer and Hoye 2014, Roman et al. 2025)","plainCitation":"(Bauer and Hoye 2014, Roman et al. 2025)","noteIndex":0},"citationItems":[{"id":293,"uris":["http://zotero.org/users/local/6gGbWaws/items/NFHBSM8Z"],"itemData":{"id":293,"type":"article-journal","abstract":"Background\n              Every year, billions of migratory animals cross the planet in pursuit of increased foraging opportunities, improved safety, and higher reproductive output. In so doing, these migrants transport nutrients, energy, and other organisms (including seeds, mollusks, parasites, and pathogens) between disparate locations. Migrants also forage and are preyed upon throughout their journeys, thereby establishing transport and trophic interactions with resident communities. Migratory animals thus couple ecological communities across the globe and may mediate their diversity and stability. However, as yet, the influence of migrants and their services on these communities is often overlooked, and as a consequence of global changes, migrations are threatened worldwide.\n            \n            \n              Advances\n              We review several examples in which interactions between migratory animals and resident communities have been quantified, illustrating the processes by which migrants may uniquely alter energy flow, food-web topology and stability, trophic cascades, and the structure and dynamics of (meta-)communities. For example, the inputs of nutrients and energy originating from distant localities by migrants can dramatically increase resource availability, with rippling consequences for productivity at various trophic levels and the potential to drive the transition between alternative stable states. Migrant-mediated transport of propagules of other organisms can lead to the establishment of new or lost species, as well as influencing gene flow and genetic mixing among resident populations. Similarly, migrants can alter parasite transmission, diversity, and evolution by harboring a broader range of parasites than residents and by either facilitating or hindering the long-distance dispersal of parasites.\n              Foraging by migrants can also have profound effects on community processes and ecosystem functions. For instance, grazing by migratory animals can alter nutrient cycling, primary productivity, biomass of edible plants, competitive interactions between plant species, and ultimately, the composition and long-term persistence of the entire plant community. The most striking difference between migrant and resident consumers is, however, the pulsed nature of migrant utilization and the timing of their interactions. Together, these fundamentally define the relationship between migrant abundance and primary production (in the case of migrant herbivores) or the stability of food webs (in the case of migratory predators).\n            \n            \n              Outlook\n              Our Review demonstrates that the highly predictable, seasonally pulsed nature of animal migration, together with the spatial scales at which it operates and the immense number of individuals involved, not only set migration apart from other types of movement, but render it a uniquely potent, yet underappreciated, dimension of biodiversity that is intimately embedded within resident communities. Given the potential for migration to influence ecological networks worldwide, we suggest integrative network approaches, through which studies of community dynamics and ecosystem functioning may explicitly consider animal migrations, understand the ramifications of their declines, and assist in developing effective conservation measures.\n            \n          , \n            Animal migrations span the globe, involving immense numbers of individuals from a wide range of taxa. Migrants transport nutrients, energy, and other organisms as they forage and are preyed upon throughout their journeys. These highly predictable, pulsed movements across large spatial scales render migration a potentially powerful yet underappreciated dimension of biodiversity that is intimately embedded within resident communities. We review examples from across the animal kingdom to distill fundamental processes by which migratory animals influence communities and ecosystems, demonstrating that they can uniquely alter energy flow, food-web topology and stability, trophic cascades, and the structure of metacommunities. Given the potential for migration to alter ecological networks worldwide, we suggest an integrative framework through which community dynamics and ecosystem functioning may explicitly consider animal migrations.\n          , \n            Migration Monitor\n            \n              Seasonal migrations move large numbers of animals across often vast distances. Such movement shifts large amounts of biomass from one region to another, but, perhaps more importantly, moves animals that eat, excrete, and sometimes die in multiple remote systems. Such movements impact the communities, trophic structure, and function of these ecosystems in often underappreciated ways.\n              Bauer and Hoye\n              (\n              10.1126/science.1242552\n              ) review migrations across taxa to identify the key ecological roles these long-distance movements play, and the unique threats the animals face in our increasingly modified world.","container-title":"Science","DOI":"10.1126/science.1242552","ISSN":"0036-8075, 1095-9203","issue":"6179","journalAbbreviation":"Science","language":"en","page":"1242552","source":"DOI.org (Crossref)","title":"Migratory Animals Couple Biodiversity and Ecosystem Functioning Worldwide","volume":"344","author":[{"family":"Bauer","given":"S."},{"family":"Hoye","given":"B. J."}],"issued":{"date-parts":[["2014",4,4]]}}},{"id":2701,"uris":["http://zotero.org/users/local/6gGbWaws/items/IRALD6U3"],"itemData":{"id":2701,"type":"article-journal","abstract":"Baleen whales migrate from productive high-latitude feeding grounds to usually oligotrophic tropical and subtropical reproductive winter grounds, translocating limiting nutrients across ecosystem boundaries in their bodies. Here, we estimate the latitudinal movement of nutrients through carcasses, placentas, and urea for four species of baleen whales that exhibit clear annual migration, relying on spatial data from publicly available databases, present and past populations, and measurements of protein catabolism and other sources of nitrogen from baleen whales and other marine mammals. Migrating gray, humpback, and North Atlantic and southern right whales convey an estimated 3784 tons N yr−1 and 46,512 tons of biomass yr−1 to winter grounds, a flux also known as the “great whale conveyor belt”; these numbers might have been three times higher before commercial whaling. We discuss how species recovery might help restore nutrient movement by whales in global oceans and increase the resilience and adaptative capacity of recipient ecosystems.","container-title":"Nature Communications","DOI":"10.1038/s41467-025-56123-2","ISSN":"2041-1723","issue":"1","journalAbbreviation":"Nat Commun","language":"en","license":"2025 The Author(s)","page":"2125","publisher":"Nature Publishing Group","source":"www.nature.com","title":"Migrating baleen whales transport high-latitude nutrients to tropical and subtropical ecosystems","volume":"16","author":[{"family":"Roman","given":"Joe"},{"family":"Abraham","given":"Andrew J."},{"family":"Kiszka","given":"Jeremy J."},{"family":"Costa","given":"Daniel P."},{"family":"Doughty","given":"Christopher E."},{"family":"Friedlaender","given":"Ari"},{"family":"Hückstädt","given":"Luis A."},{"family":"Marcondes","given":"Milton"},{"family":"Wetsel","given":"Emma"},{"family":"Pershing","given":"Andrew J."}],"issued":{"date-parts":[["2025",3,10]]}}}],"schema":"https://github.com/citation-style-language/schema/raw/master/csl-citation.json"} </w:instrText>
      </w:r>
      <w:r w:rsidR="006C4986">
        <w:fldChar w:fldCharType="separate"/>
      </w:r>
      <w:r w:rsidR="006C4986">
        <w:rPr>
          <w:noProof/>
        </w:rPr>
        <w:t>(Bauer and Hoye 2014, Roman et al. 2025)</w:t>
      </w:r>
      <w:r w:rsidR="006C4986">
        <w:fldChar w:fldCharType="end"/>
      </w:r>
      <w:r w:rsidR="006C4986" w:rsidRPr="003B0052">
        <w:t xml:space="preserve">. </w:t>
      </w:r>
      <w:r>
        <w:t xml:space="preserve">At smaller spatial scales, consumer movements can integrate resources across nearshore and offshore lake habitats, </w:t>
      </w:r>
      <w:r w:rsidR="00F80DB3">
        <w:t xml:space="preserve">as well as </w:t>
      </w:r>
      <w:r>
        <w:t xml:space="preserve">lakes </w:t>
      </w:r>
      <w:r w:rsidR="00F80DB3">
        <w:t>and</w:t>
      </w:r>
      <w:r>
        <w:t xml:space="preserve"> adjacent terrestrial </w:t>
      </w:r>
      <w:r w:rsidR="00F80DB3">
        <w:t xml:space="preserve">habitats </w:t>
      </w:r>
      <w:r>
        <w:t>through resource subsidies</w:t>
      </w:r>
      <w:r w:rsidR="00F80DB3">
        <w:t xml:space="preserve"> </w:t>
      </w:r>
      <w:r w:rsidR="00AC68E3">
        <w:rPr>
          <w:noProof/>
        </w:rPr>
        <w:fldChar w:fldCharType="begin"/>
      </w:r>
      <w:r w:rsidR="00AC68E3">
        <w:rPr>
          <w:noProof/>
        </w:rPr>
        <w:instrText xml:space="preserve"> ADDIN ZOTERO_ITEM CSL_CITATION {"citationID":"vQBTHWoc","properties":{"unsorted":false,"formattedCitation":"(Tunney et al. 2014, Stiling et al. 2023, Wegher et al. 2025, Keva et al. 2025)","plainCitation":"(Tunney et al. 2014, Stiling et al. 2023, Wegher et al. 2025, Keva et al. 2025)","noteIndex":0},"citationItems":[{"id":13,"uris":["http://zotero.org/users/local/6gGbWaws/items/SG8PXKYX"],"itemData":{"id":13,"type":"article-journal","abstract":"Food webs unfold across a mosaic of micro and macro habitats, with each habitat coupled by mobile consumers that behave in response to local environmental conditions. Despite this fundamental characteristic of nature, research on how climate change will affect whole ecosystems has overlooked (i) that climate warming will generally affect habitats differently and (ii) that mobile consumers may respond to this differential change in a manner that may fundamentally alter the energy pathways that sustain ecosystems. This reasoning suggests a powerful, but largely unexplored, avenue for studying the impacts of climate change on ecosystem functioning. Here, we use lake ecosystems to show that predictable behavioral adjustments to local temperature differentials govern a fundamental structural shift across 54 food webs. Data show that the trophic pathways from basal resources to a cold-adapted predator shift toward greater reliance on a cold-water refuge habitat, and food chain length increases, as air temperatures rise. Notably, cold-adapted predator behavior may substantially drive this decoupling effect across the climatic range in our study independent of warmer-adapted species responses (for example, changes in near-shore species abundance and predator absence). Such modifications reflect a flexible food web architecture that requires more attention from climate change research. The trophic pathway restructuring documented here is expected to alter biomass accumulation, through the regulation of energy fluxes to predators, and thus potentially threatens ecosystem sustainability in times of rapid environmental change.","container-title":"Proceedings of the National Academy of Sciences","DOI":"10.1073/pnas.1319618111","issue":"22","page":"8077-8082","publisher":"Proceedings of the National Academy of Sciences","source":"pnas.org (Atypon)","title":"Effects of differential habitat warming on complex communities","volume":"111","author":[{"family":"Tunney","given":"Tyler D."},{"family":"McCann","given":"Kevin S."},{"family":"Lester","given":"Nigel P."},{"family":"Shuter","given":"Brian J."}],"issued":{"date-parts":[["2014",6,3]]}}},{"id":2088,"uris":["http://zotero.org/users/local/6gGbWaws/items/VUNEAATX"],"itemData":{"id":2088,"type":"article-journal","abstract":"Habitat coupling, where consumers acquire resources from different habitats, plays an important role in ecosystem functioning. In this study, we provide a global investigation of lake habitat coupling by freshwater fishes between littoral (nearshore) and pelagic (open water) zones and elucidate the extent to which magnitude of coupling varies according to environmental context and consumer traits. We consider the influence of lake factors (surface area, depth, shoreline complexity, and annual temperature), relative trophic position of consumers, fish community species richness, and fish morphological traits on habitat coupling by fishes. Using a worldwide dataset consisting of fish stable isotope values (δ13C and δ15N), we developed an index of habitat coupling, and used Bayesian hierarchical and non-hierarchical beta regressions to estimate the effects of environmental lake context and morphological traits on habitat coupling by fishes. Our results show high rates of habitat coupling among fishes globally with marked taxonomic differences in the magnitude and variation. Habitat coupling was higher in lower elevation lakes and in regions characterized by relatively colder climates, whereas other environmental context factors had little or no effects on habitat coupling. Furthermore, habitat coupling was associated with several locomotion and feeding traits, but independent from species maximum body length. Overall, we highlight the prevalence of multiple resources supporting fish populations and suggest future research identify implications to ecosystem functioning that may result from alterations to habitat coupling by fishes.","container-title":"Oecologia","DOI":"10.1007/s00442-023-05424-8","ISSN":"1432-1939","issue":"3","journalAbbreviation":"Oecologia","language":"en","page":"617-628","source":"Springer Link","title":"Global investigation of lake habitat coupling by fishes","volume":"202","author":[{"family":"Stiling","given":"Rebekah R."},{"family":"Olden","given":"Julian D."},{"family":"Boulêtreau","given":"Stéphanie"},{"family":"Cucherousset","given":"Julien"},{"family":"Holtgrieve","given":"Gordon W."}],"issued":{"date-parts":[["2023",7,1]]}}},{"id":2704,"uris":["http://zotero.org/users/local/6gGbWaws/items/M3FBW98X"],"itemData":{"id":2704,"type":"article-journal","abstract":"Food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D."}],"issued":{"date-parts":[["2025",2,1]]}}},{"id":3942,"uris":["http://zotero.org/users/local/6gGbWaws/items/WYACUNAI"],"itemData":{"id":3942,"type":"article-journal","abstract":"There is growing awareness of the importance of cross-boundary energy and nutrient transfers between adjacent ecosystems. Lake ecosystems receive inputs of terrestrial organic matter that microbes can make available to higher level consumers. However, how environmental drivers influence this terrestrial support of benthic and pelagic consumers at multiple trophic levels remains underexplored. Using</w:instrText>
      </w:r>
      <w:r w:rsidR="00AC68E3">
        <w:rPr>
          <w:noProof/>
          <w:lang w:val="fr-FR"/>
        </w:rPr>
        <w:instrText xml:space="preserve"> hydrogen stable isotopes as a tracer of terrestrial organic matter, we find large variation in terrestrial support of aquatic consumers (i.e., consumer allochthony) among 35 boreal lakes. Of 19 different aquatic organisms, benthic consumers show the highest allochthony. Consumer allochthony decreases along an environmental gradient from forested to agricultural catchments, likely due to shifts in the origin and nature of lake organic matter. Our results demonstrate how cross-ecosystem transfer of organic matter can influence community dynamics in recipient ecosystems, with anthropogenic management of donor terrestrial ecosystems affecting the structure and function of food webs in recipient aquatic ecosystems.","container-title":"Nature Communications","DOI":"10.1038/s41467-025-58505-y","ISSN":"2041-1723","issue":"1","journalAbbreviation":"Nat Commun","language":"en","license":"2025 The Author(s)","page":"3572","publisher":"Nature Publishing Group","source":"www.nature.com","title":"The role of land use in terrestrial support of boreal lake food webs","volume":"16","author":[{"family":"Keva","given":"Ossi"},{"family":"Cobain","given":"Matthew R. D."},{"family":"Eloranta","given":"Antti P."},{"family":"Hämäläinen","given":"Heikki"},{"family":"Kiljunen","given":"Mikko"},{"family":"Schilder","given":"Jos"},{"family":"Jones","given":"Roger I."}],"issued":{"date-parts":[["2025",4,15]]}}}],"schema":"https://github.com/citation-style-language/schema/raw/master/csl-citation.json"} </w:instrText>
      </w:r>
      <w:r w:rsidR="00AC68E3">
        <w:rPr>
          <w:noProof/>
        </w:rPr>
        <w:fldChar w:fldCharType="separate"/>
      </w:r>
      <w:r w:rsidR="00AC68E3">
        <w:rPr>
          <w:noProof/>
          <w:lang w:val="fr-FR"/>
        </w:rPr>
        <w:t>(Tunney et al. 2014, Stiling et al. 2023, Wegher et al. 2025, Keva et al. 2025)</w:t>
      </w:r>
      <w:r w:rsidR="00AC68E3">
        <w:rPr>
          <w:noProof/>
        </w:rPr>
        <w:fldChar w:fldCharType="end"/>
      </w:r>
      <w:r w:rsidR="00AC68E3">
        <w:rPr>
          <w:lang w:val="fr-FR"/>
        </w:rPr>
        <w:t xml:space="preserve">. </w:t>
      </w:r>
      <w:r w:rsidR="00F80DB3">
        <w:t>This process, often referred to as habitat coupling, occurs when mobile consumers link spatially distinct energy pathways within food webs through their movement and foraging behaviour</w:t>
      </w:r>
      <w:r w:rsidR="00F80DB3">
        <w:t>.</w:t>
      </w:r>
      <w:r w:rsidR="008A5066">
        <w:t xml:space="preserve"> </w:t>
      </w:r>
      <w:r w:rsidR="00F80DB3">
        <w:t>Through such coupling, consumers can alter food</w:t>
      </w:r>
      <w:r w:rsidR="00F80DB3">
        <w:t xml:space="preserve"> </w:t>
      </w:r>
      <w:r w:rsidR="00F80DB3">
        <w:t xml:space="preserve">web structure in ways that are expected to help sustain biodiversity </w:t>
      </w:r>
      <w:r w:rsidR="006C4986">
        <w:fldChar w:fldCharType="begin"/>
      </w:r>
      <w:r w:rsidR="0094022C">
        <w:instrText xml:space="preserve"> ADDIN ZOTERO_ITEM CSL_CITATION {"citationID":"qLlakuFO","properties":{"unsorted":false,"formattedCitation":"(Rooney et al. 2008)","plainCitation":"(Rooney et al. 2008)","noteIndex":0},"citationItems":[{"id":192,"uris":["http://zotero.org/users/local/6gGbWaws/items/VZGPVMEN"],"itemData":{"id":192,"type":"article-journal","abstract":"Ecologists have long searched for structures and processes that impart stability in nature. In particular, food web ecology has held promise in tackling this issue. Empirical patterns in food webs have consistently shown that the distributions of species and interactions in nature are more likely to be stable than randomly constructed systems with the same number of species and interactions. Food web ecology still faces two fundamental challenges, however. First, the quantity and quality of food web data required to document both the species richness and the interaction strengths among all species within food webs is largely prohibitive. Second, where food webs have been well documented, spatial and temporal variation in food web structure has been ignored. Conversely, research that has addressed spatial and temporal variation in ecosystems has generally ignored the full complexity of food web architecture. Here, we incorporate empirical patterns, largely from macroecology and behavioural ecology, into a spatially implicit food web structure to construct a simple landscape theory of food web architecture. Such an approach both captures important architectural features of food webs and allows for an exploration of food web structure across a range of spatial scales. Finally, we demonstrated that food webs are hierarchically organized along the spatial and temporal niche axes of species and their utilization of food resources in ways that stabilize ecosystems.","container-title":"Ecology Letters","DOI":"10.1111/j.1461-0248.2008.01193.x","ISSN":"1461-0248","issue":"8","language":"en","license":"© 2008 Blackwell Publishing Ltd/CNRS","note":"_eprint: https://onlinelibrary.wiley.com/doi/pdf/10.1111/j.1461-0248.2008.01193.x","page":"867-881","source":"Wiley Online Library","title":"A landscape theory for food web architecture","volume":"11","author":[{"family":"Rooney","given":"Neil"},{"family":"McCann","given":"Kevin S."},{"family":"Moore","given":"John C."}],"issued":{"date-parts":[["2008"]]}}}],"schema":"https://github.com/citation-style-language/schema/raw/master/csl-citation.json"} </w:instrText>
      </w:r>
      <w:r w:rsidR="006C4986">
        <w:fldChar w:fldCharType="separate"/>
      </w:r>
      <w:r w:rsidR="006C4986">
        <w:rPr>
          <w:noProof/>
        </w:rPr>
        <w:t>(Rooney et al. 2008)</w:t>
      </w:r>
      <w:r w:rsidR="006C4986">
        <w:fldChar w:fldCharType="end"/>
      </w:r>
      <w:r w:rsidR="006C4986">
        <w:t>.</w:t>
      </w:r>
      <w:r w:rsidR="00CA7858">
        <w:t xml:space="preserve"> </w:t>
      </w:r>
      <w:r w:rsidR="00F80DB3">
        <w:t xml:space="preserve">Yet </w:t>
      </w:r>
      <w:r>
        <w:t xml:space="preserve">human activities increasingly </w:t>
      </w:r>
      <w:r w:rsidR="00F80DB3">
        <w:t>alter</w:t>
      </w:r>
      <w:r>
        <w:t xml:space="preserve"> habitat connectivity, potentially eroding the spatial food</w:t>
      </w:r>
      <w:r w:rsidR="005B6608">
        <w:t xml:space="preserve"> </w:t>
      </w:r>
      <w:r>
        <w:t>web structure that</w:t>
      </w:r>
      <w:r w:rsidR="001225C4">
        <w:t xml:space="preserve"> allows for consumer habitat coupling</w:t>
      </w:r>
      <w:r>
        <w:t xml:space="preserve"> </w:t>
      </w:r>
      <w:r>
        <w:fldChar w:fldCharType="begin"/>
      </w:r>
      <w:r>
        <w:instrText xml:space="preserve"> ADDIN ZOTERO_ITEM CSL_CITATION {"citationID":"Ta2eJtr5","properties":{"unsorted":false,"formattedCitation":"(Ward et al. 2025)","plainCitation":"(Ward et al. 2025)","noteIndex":0},"citationItems":[{"id":89,"uris":["http://zotero.org/users/local/6gGbWaws/items/XEN4WG2E"],"itemData":{"id":89,"type":"article-journal","abstract":"Global change is complex and multidimensional, making it challenging to understand how human activities affect ecosystem processes. A critical gap in this understanding is how drivers of global change broadly affect food webs. While an industry of studies documents shifts in food webs in response to anthropogenic pressures, a general synthesis is lacking. To address this, we review studies across diverse ecosystems that use stable isotope analysis, energetic food web modelling and gut content analysis to reveal the prevalence of asymmetric rewiring—a phenomenon whereby anthropogenic pressures differentially impact habitats across space, altering some energy pathways within food webs relative to others. We then highlight several examples from the literature to illustrate how this process unfolds. To explore its broader consequences, we use a simple food web model to demonstrate how asymmetric rewiring alters resilience and key ecosystem functions, such as primary and secondary production. Our synthesis uncovers a remarkably general response in food web structure to global change that needs to be better understood to protect nature and the services that human societies rely on in a rapidly changing world.","container-title":"Ecology Letters","DOI":"10.1111/ele.70174","ISSN":"1461-0248","issue":"7","language":"en","note":"_eprint: https://onlinelibrary.wiley.com/doi/pdf/10.1111/ele.70174","page":"e70174","source":"Wiley Online Library","title":"Global Change Asymmetrically Rewires Ecosystems","volume":"28","author":[{"family":"Ward","given":"Charlotte A."},{"family":"Tunney","given":"Tyler D."},{"family":"Donohue","given":"Ian"},{"family":"Bieg","given":"Carling"},{"family":"Hale","given":"Kayla R. S."},{"family":"McMeans","given":"Bailey C."},{"family":"Moore","given":"John C."},{"family":"McCann","given":"Kevin S."}],"issued":{"date-parts":[["2025"]]}}}],"schema":"https://github.com/citation-style-language/schema/raw/master/csl-citation.json"} </w:instrText>
      </w:r>
      <w:r>
        <w:fldChar w:fldCharType="separate"/>
      </w:r>
      <w:r>
        <w:rPr>
          <w:noProof/>
        </w:rPr>
        <w:t>(Ward et al. 2025)</w:t>
      </w:r>
      <w:r>
        <w:fldChar w:fldCharType="end"/>
      </w:r>
      <w:r w:rsidR="00CA7858">
        <w:t>.</w:t>
      </w:r>
      <w:r w:rsidR="006C4986">
        <w:t xml:space="preserve"> </w:t>
      </w:r>
    </w:p>
    <w:p w14:paraId="7DCFBDB3" w14:textId="2D1D9EDE" w:rsidR="006C4986" w:rsidRDefault="001225C4" w:rsidP="006C4986">
      <w:pPr>
        <w:spacing w:after="240"/>
        <w:jc w:val="both"/>
      </w:pPr>
      <w:r>
        <w:t>B</w:t>
      </w:r>
      <w:r w:rsidR="00C97CCB">
        <w:t>y enabling opportunistic foraging in habitats or ecosystems with seasonally or stochastically elevated productivity, habitat coupling may help support consumer populations under environmental variability.</w:t>
      </w:r>
      <w:r w:rsidR="00AC68E3">
        <w:t xml:space="preserve"> For example, </w:t>
      </w:r>
      <w:r w:rsidR="007A7452">
        <w:t>a predator may shift feeding from a habitat with low resource availability</w:t>
      </w:r>
      <w:r w:rsidR="00CA7858">
        <w:t xml:space="preserve"> in a particular season</w:t>
      </w:r>
      <w:r w:rsidR="007A7452">
        <w:t xml:space="preserve"> to one of higher availability thereby </w:t>
      </w:r>
      <w:r w:rsidR="00CA7858">
        <w:t>maintaining</w:t>
      </w:r>
      <w:ins w:id="10" w:author="Tunney, Tyler (DFO/MPO)" w:date="2026-05-01T13:53:00Z">
        <w:r w:rsidR="00CA7858">
          <w:t xml:space="preserve"> </w:t>
        </w:r>
      </w:ins>
      <w:r w:rsidR="007A7452">
        <w:t>consumption rates</w:t>
      </w:r>
      <w:r w:rsidR="008A5066">
        <w:fldChar w:fldCharType="begin"/>
      </w:r>
      <w:r w:rsidR="0090615C">
        <w:instrText xml:space="preserve"> ADDIN ZOTERO_ITEM CSL_CITATION {"citationID":"rHtJh9YI","properties":{"unsorted":false,"formattedCitation":"(McCann et al. 2005)","plainCitation":"(McCann et al. 2005)","noteIndex":0},"citationItems":[{"id":1162,"uris":["http://zotero.org/users/local/6gGbWaws/items/SMQG3SHF"],"itemData":{"id":1162,"type":"article-journal","abstract":"The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B."},{"family":"Umbanhowar","given":"J."}],"issued":{"date-parts":[["2005"]]}}}],"schema":"https://github.com/citation-style-language/schema/raw/master/csl-citation.json"} </w:instrText>
      </w:r>
      <w:r w:rsidR="008A5066">
        <w:fldChar w:fldCharType="separate"/>
      </w:r>
      <w:r w:rsidR="0090615C">
        <w:rPr>
          <w:noProof/>
        </w:rPr>
        <w:t>(McCann et al. 2005)</w:t>
      </w:r>
      <w:r w:rsidR="008A5066">
        <w:fldChar w:fldCharType="end"/>
      </w:r>
      <w:r w:rsidR="007A7452">
        <w:t xml:space="preserve">. </w:t>
      </w:r>
      <w:r w:rsidR="00C97CCB">
        <w:t xml:space="preserve"> In turn, the</w:t>
      </w:r>
      <w:r w:rsidR="007A7452">
        <w:t>se</w:t>
      </w:r>
      <w:r w:rsidR="00C97CCB">
        <w:t xml:space="preserve"> behavioural </w:t>
      </w:r>
      <w:r w:rsidR="00CC1E2C">
        <w:t xml:space="preserve">adjustments </w:t>
      </w:r>
      <w:r w:rsidR="00C97CCB">
        <w:t xml:space="preserve">of mobile consumers </w:t>
      </w:r>
      <w:r w:rsidR="00CA7858">
        <w:t xml:space="preserve">are </w:t>
      </w:r>
      <w:r w:rsidR="00C97CCB">
        <w:t xml:space="preserve">predicted to stabilize predator–prey interactions and enhance the resilience of whole-lake food webs by maintaining multiple energetic pathways that respond dynamically to changing conditions </w:t>
      </w:r>
      <w:r w:rsidR="00812C9C">
        <w:fldChar w:fldCharType="begin"/>
      </w:r>
      <w:r w:rsidR="0090615C">
        <w:instrText xml:space="preserve"> ADDIN ZOTERO_ITEM CSL_CITATION {"citationID":"7gVeVH6u","properties":{"unsorted":false,"formattedCitation":"(McMeans et al. 2016)","plainCitation":"(McMeans et al. 2016)","noteIndex":0},"citationItems":[{"id":164,"uris":["http://zotero.org/users/local/6gGbWaws/items/TQYF578L"],"itemData":{"id":164,"type":"article-journal","abstract":"Aquatic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M."},{"family":"Lester","given":"Nigel"},{"family":"Shuter","given":"Brian"},{"family":"Rooney","given":"Neil"}],"issued":{"date-parts":[["2016"]]}}}],"schema":"https://github.com/citation-style-language/schema/raw/master/csl-citation.json"} </w:instrText>
      </w:r>
      <w:r w:rsidR="00812C9C">
        <w:fldChar w:fldCharType="separate"/>
      </w:r>
      <w:r w:rsidR="0090615C">
        <w:rPr>
          <w:noProof/>
        </w:rPr>
        <w:t>(McMeans et al. 2016)</w:t>
      </w:r>
      <w:r w:rsidR="00812C9C">
        <w:fldChar w:fldCharType="end"/>
      </w:r>
      <w:r w:rsidR="00812C9C">
        <w:t>.</w:t>
      </w:r>
      <w:r w:rsidR="008A5066">
        <w:t xml:space="preserve"> </w:t>
      </w:r>
    </w:p>
    <w:p w14:paraId="2E367432" w14:textId="145B1B4C" w:rsidR="002829E7" w:rsidRPr="007A7452" w:rsidRDefault="005E72D3" w:rsidP="00A82FE9">
      <w:pPr>
        <w:spacing w:after="240"/>
        <w:jc w:val="both"/>
      </w:pPr>
      <w:commentRangeStart w:id="11"/>
      <w:r>
        <w:t>R</w:t>
      </w:r>
      <w:r w:rsidR="00C5726E">
        <w:t xml:space="preserve">esearch in freshwater </w:t>
      </w:r>
      <w:r w:rsidR="00CA7858">
        <w:t xml:space="preserve">lakes </w:t>
      </w:r>
      <w:r w:rsidR="00C5726E">
        <w:t xml:space="preserve">has </w:t>
      </w:r>
      <w:r w:rsidR="00CA7858">
        <w:t>shown an abundance of habitat coupling by</w:t>
      </w:r>
      <w:r w:rsidR="0050319B">
        <w:t xml:space="preserve"> mobile, </w:t>
      </w:r>
      <w:r w:rsidR="00C5726E">
        <w:t xml:space="preserve">large-bodied </w:t>
      </w:r>
      <w:r w:rsidR="00CA7858">
        <w:t xml:space="preserve">fish </w:t>
      </w:r>
      <w:r w:rsidR="00C5726E">
        <w:t>species</w:t>
      </w:r>
      <w:r w:rsidR="0050319B">
        <w:t>,</w:t>
      </w:r>
      <w:r w:rsidR="00C5726E">
        <w:t xml:space="preserve"> such as lake trout (</w:t>
      </w:r>
      <w:r w:rsidR="00C5726E">
        <w:rPr>
          <w:rStyle w:val="Emphasis"/>
          <w:rFonts w:eastAsiaTheme="majorEastAsia"/>
        </w:rPr>
        <w:t xml:space="preserve">Salvelinus </w:t>
      </w:r>
      <w:proofErr w:type="spellStart"/>
      <w:r w:rsidR="00C5726E">
        <w:rPr>
          <w:rStyle w:val="Emphasis"/>
          <w:rFonts w:eastAsiaTheme="majorEastAsia"/>
        </w:rPr>
        <w:t>namaycush</w:t>
      </w:r>
      <w:proofErr w:type="spellEnd"/>
      <w:r w:rsidR="00C5726E">
        <w:t>), smallmouth bass (</w:t>
      </w:r>
      <w:r w:rsidR="00C5726E">
        <w:rPr>
          <w:rStyle w:val="Emphasis"/>
          <w:rFonts w:eastAsiaTheme="majorEastAsia"/>
        </w:rPr>
        <w:t xml:space="preserve">Micropterus </w:t>
      </w:r>
      <w:proofErr w:type="spellStart"/>
      <w:r w:rsidR="00C5726E">
        <w:rPr>
          <w:rStyle w:val="Emphasis"/>
          <w:rFonts w:eastAsiaTheme="majorEastAsia"/>
        </w:rPr>
        <w:t>dolomieu</w:t>
      </w:r>
      <w:proofErr w:type="spellEnd"/>
      <w:r w:rsidR="00C5726E">
        <w:t>), and walleye (</w:t>
      </w:r>
      <w:r w:rsidR="00C5726E">
        <w:rPr>
          <w:rStyle w:val="Emphasis"/>
          <w:rFonts w:eastAsiaTheme="majorEastAsia"/>
        </w:rPr>
        <w:t xml:space="preserve">Sander </w:t>
      </w:r>
      <w:proofErr w:type="spellStart"/>
      <w:r w:rsidR="00C5726E">
        <w:rPr>
          <w:rStyle w:val="Emphasis"/>
          <w:rFonts w:eastAsiaTheme="majorEastAsia"/>
        </w:rPr>
        <w:t>vitreus</w:t>
      </w:r>
      <w:proofErr w:type="spellEnd"/>
      <w:r w:rsidR="00C5726E">
        <w:t xml:space="preserve">) </w:t>
      </w:r>
      <w:r w:rsidR="00C5726E">
        <w:fldChar w:fldCharType="begin"/>
      </w:r>
      <w:r w:rsidR="0094022C">
        <w:instrText xml:space="preserve"> ADDIN ZOTERO_ITEM CSL_CITATION {"citationID":"7aBwsOjr","properties":{"unsorted":false,"formattedCitation":"(Dolson et al. 2009, Tunney et al. 2018, Maitland et al. 2024)","plainCitation":"(Dolson et al. 2009, Tunney et al. 2018, Maitland et al. 2024)","noteIndex":0},"citationItems":[{"id":264,"uris":["http://zotero.org/users/local/6gGbWaws/items/3DHPSJNH"],"itemData":{"id":264,"type":"article-journal","abstract":"Habitat coupling is an ecosystem process whereby semi-discontinuous habitats are connected through the movement of energy and nutrients by chemical, physical or biological processes. One oft-cited example is that of littoral–pelagic coupling in lakes. Theory has argued that such habitat coupling may be critical to food web dynamics, yet there have been few empirical studies that have quantified ecological factors that affect the degree of habitat coupling in ecosystems. Specifically, the degree to which habitat coupling occurs across important physical gradients has largely been ignored. To address this, we investigate the degree of littoral habitat coupling (i.e. the degree to which a top predator lake trout, Salvelinus namaycush, derives energy from the littoral zone) along a gradient of lake shape, where lake shape modifies the relative quantity of coupled epilimnetic benthic and pelagic habitats within each lake. Herein we demonstrate that littoral habitat coupling is intensified in simple circular lakes compared to their reticulate counterparts in seven Canadian Shield lakes. Although the more reticulate lakes had larger areas of epilimnetic benthic habitat, littoral food sources comprised 11% compared to 24% of lake trout diet in reticulate and circular lakes, respectively. This heightened interaction in circular lakes also appears to translate into increased omnivory in more circular lakes compared to reticulate lakes such that lake trout of circular lakes have a significantly lower trophic position than lake trout of reticulate lakes (F1,5=6.71 p=0.05). These results suggest that it is the accessibility of littoral production via thermal refugia, and not the amount of littoral production, that determines the degree to which lake trout couple littoral and pelagic habitats in lakes.","container-title":"Oikos","DOI":"10.1111/j.1600-0706.2009.17351.x","ISSN":"1600-0706","issue":"8","language":"en","note":"_eprint: https://nsojournals.onlinelibrary.wiley.com/doi/pdf/10.1111/j.1600-0706.2009.17351.x","page":"1230-1238","source":"Wiley Online Library","title":"Lake morphometry predicts the degree of habitat coupling by a mobile predator","volume":"118","author":[{"family":"Dolson","given":"Rebecca"},{"family":"McCann","given":"Kevin"},{"family":"Rooney","given":"Neil"},{"family":"Ridgway","given":"Mark"}],"issued":{"date-parts":[["2009"]]}}},{"id":2712,"uris":["http://zotero.org/users/local/6gGbWaws/items/4PRX27BC"],"itemData":{"id":2712,"type":"article-journal","abstract":"Habitat coupling is a concept that refers to consumer integration of resources derived from different habitats. This coupling unites fundamental food web pathways (e.g., cross-habitat trophic linkages) that mediate key ecological processes such as biomass flows, nutrient cycling, and stability. We consider the influence of water transparency, an important environmental driver in aquatic ecosystems, on habitat coupling by a light-sensitive predator, walleye (Sander vitreus), and its prey in 33 Canadian lakes. Our large-scale, across-lake study shows that the contribution of nearshore carbon (δ13C) relative to offshore carbon (δ13C) to walleye is higher in less transparent lakes. To a lesser degree, the contribution of nearshore carbon increased with a greater proportion of prey in nearshore compared to offshore habitats. Interestingly, water transparency and habitat coupling predict among-lake variation in walleye relative biomass. These findings support the idea that predator responses to changing conditions (e.g., water transparency) can fundamentally alter carbon pathways, and predator biomass, in aquatic ecosystems. Identifying environmental factors that influence habitat coupling is an important step toward understanding spatial food web structure in a changing world.","container-title":"Oecologia","DOI":"10.1007/s00442-017-4049-3","ISSN":"1432-1939","issue":"4","journalAbbreviation":"Oecologia","language":"en","page":"1031-1041","source":"Springer Link","title":"Blinded by the light? Nearshore energy pathway coupling and relative predator biomass increase with reduced water transparency across lakes","title-short":"Blinded by the light?","volume":"186","author":[{"family":"Tunney","given":"Tyler D."},{"family":"McCann","given":"Kevin S."},{"family":"Jarvis","given":"Lauren"},{"family":"Lester","given":"Nigel P."},{"family":"Shuter","given":"Brian J."}],"issued":{"date-parts":[["2018",4,1]]}}},{"id":2709,"uris":["http://zotero.org/users/local/6gGbWaws/items/J7TNGJ3D"],"itemData":{"id":2709,"type":"article-journal","abstract":"The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P."}],"issued":{"date-parts":[["2024"]]}}}],"schema":"https://github.com/citation-style-language/schema/raw/master/csl-citation.json"} </w:instrText>
      </w:r>
      <w:r w:rsidR="00C5726E">
        <w:fldChar w:fldCharType="separate"/>
      </w:r>
      <w:r w:rsidR="00C5726E">
        <w:rPr>
          <w:noProof/>
        </w:rPr>
        <w:t>(Dolson et al. 2009, Tunney et al. 2018, Maitland et al. 2024)</w:t>
      </w:r>
      <w:r w:rsidR="00C5726E">
        <w:fldChar w:fldCharType="end"/>
      </w:r>
      <w:r w:rsidR="00C5726E">
        <w:t xml:space="preserve">. </w:t>
      </w:r>
      <w:r w:rsidR="00FA4518">
        <w:t>Y</w:t>
      </w:r>
      <w:r w:rsidR="00E250F2" w:rsidRPr="00E250F2">
        <w:t xml:space="preserve">et </w:t>
      </w:r>
      <w:r w:rsidR="00FA4518">
        <w:t>the</w:t>
      </w:r>
      <w:r w:rsidR="00E250F2" w:rsidRPr="00E250F2">
        <w:t xml:space="preserve"> potential </w:t>
      </w:r>
      <w:r w:rsidR="00D33C18">
        <w:t xml:space="preserve">for small-bodied fishes to </w:t>
      </w:r>
      <w:proofErr w:type="spellStart"/>
      <w:r w:rsidR="00D33C18">
        <w:t>couple</w:t>
      </w:r>
      <w:r w:rsidR="00E250F2">
        <w:t>energy</w:t>
      </w:r>
      <w:proofErr w:type="spellEnd"/>
      <w:r w:rsidR="00E250F2">
        <w:t xml:space="preserve"> pathways within freshwater food webs</w:t>
      </w:r>
      <w:r w:rsidR="00E250F2" w:rsidRPr="00E250F2">
        <w:t xml:space="preserve"> has received little attention.</w:t>
      </w:r>
      <w:r w:rsidR="00541A18">
        <w:t xml:space="preserve"> </w:t>
      </w:r>
      <w:r w:rsidR="00D33C18">
        <w:t xml:space="preserve">There are many reasons why small individuals might be overlooked but differences in the role of these species in the food web may mean that they are using freshwater ecosystems in different ways and therefore they may couple habitats differently than predator species. For instance, the ability to move between lakes and adjoining tributaries is likely constrained by body size, and smaller-bodied fishes may be better able to access the narrow, shallow, and structurally complex habitats that characterize many lake-adjacent creeks and streams. </w:t>
      </w:r>
      <w:r w:rsidR="00C04B95">
        <w:t>Therefore, small creeks may serve as important source of resources for different life processes of small fish while also providing a refuge from predators.</w:t>
      </w:r>
      <w:r w:rsidR="00D33C18">
        <w:t xml:space="preserve"> </w:t>
      </w:r>
      <w:r w:rsidR="00A82FE9" w:rsidRPr="00A82FE9">
        <w:rPr>
          <w:lang w:val="en-US"/>
        </w:rPr>
        <w:t xml:space="preserve">Resolving </w:t>
      </w:r>
      <w:r w:rsidR="00A82FE9">
        <w:rPr>
          <w:lang w:val="en-US"/>
        </w:rPr>
        <w:t xml:space="preserve">the drivers and spatiotemporal patterns of habitat coupling in lake-creek systems therefore </w:t>
      </w:r>
      <w:r w:rsidR="00A82FE9" w:rsidRPr="00A82FE9">
        <w:rPr>
          <w:lang w:val="en-US"/>
        </w:rPr>
        <w:t xml:space="preserve">requires an approach that can capture </w:t>
      </w:r>
      <w:r w:rsidR="00A82FE9">
        <w:rPr>
          <w:lang w:val="en-US"/>
        </w:rPr>
        <w:t xml:space="preserve">both population- and individual-level variation in movement and habitat use across the environmental contexts fish experience throughout the year. </w:t>
      </w:r>
      <w:commentRangeEnd w:id="11"/>
      <w:r w:rsidR="00C04B95">
        <w:rPr>
          <w:rStyle w:val="CommentReference"/>
        </w:rPr>
        <w:commentReference w:id="11"/>
      </w:r>
    </w:p>
    <w:bookmarkEnd w:id="5"/>
    <w:bookmarkEnd w:id="6"/>
    <w:p w14:paraId="0CBC6343" w14:textId="3C1170D8" w:rsidR="00FB5E5C" w:rsidRDefault="00EA70B8" w:rsidP="00FB5E5C">
      <w:pPr>
        <w:spacing w:after="240"/>
        <w:jc w:val="both"/>
      </w:pPr>
      <w:r>
        <w:t>Traditionally, assessing habitat coupling in small-bodied species has been challenging but o</w:t>
      </w:r>
      <w:r w:rsidR="006C4986" w:rsidRPr="003B0052">
        <w:t xml:space="preserve">ver the past few decades, multiple </w:t>
      </w:r>
      <w:proofErr w:type="spellStart"/>
      <w:r w:rsidR="006C4986" w:rsidRPr="003B0052">
        <w:t>biotracers</w:t>
      </w:r>
      <w:proofErr w:type="spellEnd"/>
      <w:r w:rsidR="006C4986" w:rsidRPr="003B0052">
        <w:t xml:space="preserve"> have been developed that significantly enhance our ability to study the habitat use of fish and the structure of aquatic food webs. For instance, stable isotopes of carbon (</w:t>
      </w:r>
      <w:r w:rsidR="006C4986" w:rsidRPr="003B0052">
        <w:rPr>
          <w:vertAlign w:val="superscript"/>
        </w:rPr>
        <w:t>13</w:t>
      </w:r>
      <w:r w:rsidR="006C4986" w:rsidRPr="003B0052">
        <w:t>C/</w:t>
      </w:r>
      <w:r w:rsidR="006C4986" w:rsidRPr="003B0052">
        <w:rPr>
          <w:vertAlign w:val="superscript"/>
        </w:rPr>
        <w:t>12</w:t>
      </w:r>
      <w:r w:rsidR="006C4986" w:rsidRPr="003B0052">
        <w:t>C) and nitrogen (</w:t>
      </w:r>
      <w:r w:rsidR="006C4986" w:rsidRPr="003B0052">
        <w:rPr>
          <w:vertAlign w:val="superscript"/>
        </w:rPr>
        <w:t>15</w:t>
      </w:r>
      <w:r w:rsidR="006C4986" w:rsidRPr="003B0052">
        <w:t>N/</w:t>
      </w:r>
      <w:r w:rsidR="006C4986" w:rsidRPr="003B0052">
        <w:rPr>
          <w:vertAlign w:val="superscript"/>
        </w:rPr>
        <w:t>14</w:t>
      </w:r>
      <w:r w:rsidR="006C4986" w:rsidRPr="003B0052">
        <w:t xml:space="preserve">N) provide insight into the relative contribution of resources from distinct habitats and trophic levels to consumer tissue assimilation, allowing </w:t>
      </w:r>
      <w:r w:rsidR="006C4986" w:rsidRPr="003B0052">
        <w:lastRenderedPageBreak/>
        <w:t xml:space="preserve">researchers to infer foraging patterns over multiple temporal scales based on the known turnover rates of different tissues </w:t>
      </w:r>
      <w:r w:rsidR="006C4986">
        <w:fldChar w:fldCharType="begin"/>
      </w:r>
      <w:r w:rsidR="0094022C">
        <w:instrText xml:space="preserve"> ADDIN ZOTERO_ITEM CSL_CITATION {"citationID":"tBfPe64d","properties":{"unsorted":false,"formattedCitation":"(Fry 2008)","plainCitation":"(Fry 2008)","noteIndex":0},"citationItems":[{"id":2730,"uris":["http://zotero.org/users/local/6gGbWaws/items/KN3AK7NW"],"itemData":{"id":2730,"type":"book","collection-title":"Environmental science","edition":"Corrected as of 3rd printing","ISBN":"978-0-387-30513-4","language":"en","number-of-pages":"308","publisher":"Springer","publisher-place":"New York, NY","source":"K10plus ISBN","title":"Stable isotope ecology","author":[{"family":"Fry","given":"Brian Grieg"}],"issued":{"date-parts":[["2008"]]}}}],"schema":"https://github.com/citation-style-language/schema/raw/master/csl-citation.json"} </w:instrText>
      </w:r>
      <w:r w:rsidR="006C4986">
        <w:fldChar w:fldCharType="separate"/>
      </w:r>
      <w:r w:rsidR="006C4986">
        <w:rPr>
          <w:noProof/>
        </w:rPr>
        <w:t>(Fry 2008)</w:t>
      </w:r>
      <w:r w:rsidR="006C4986">
        <w:fldChar w:fldCharType="end"/>
      </w:r>
      <w:r w:rsidR="006C4986" w:rsidRPr="003B0052">
        <w:t xml:space="preserve">. Acoustic telemetry, on the other hand, enables the fine-scale tracking of movement in real-time, revealing how individuals move between and use different habitats </w:t>
      </w:r>
      <w:r w:rsidR="006C4986">
        <w:t>across different timescales</w:t>
      </w:r>
      <w:r w:rsidR="006C4986">
        <w:rPr>
          <w:noProof/>
        </w:rPr>
        <w:t xml:space="preserve"> </w:t>
      </w:r>
      <w:r w:rsidR="006C4986">
        <w:rPr>
          <w:noProof/>
        </w:rPr>
        <w:fldChar w:fldCharType="begin"/>
      </w:r>
      <w:r w:rsidR="0094022C">
        <w:rPr>
          <w:noProof/>
        </w:rPr>
        <w:instrText xml:space="preserve"> ADDIN ZOTERO_ITEM CSL_CITATION {"citationID":"2Pov0dUm","properties":{"unsorted":false,"formattedCitation":"(Blanchfield et al. 2023, Rodrigues et al. 2025)","plainCitation":"(Blanchfield et al. 2023, Rodrigues et al. 2025)","noteIndex":0},"citationItems":[{"id":2734,"uris":["http://zotero.org/users/local/6gGbWaws/items/D8SLDLS8"],"itemData":{"id":2734,"type":"article-journal","abstract":"Background In lake ecosystems, predatory fish can move and forage across both nearshore and offshore habitats. This coupling of sub-habitats, which is important in stabilizing lake food webs, has largely been assessed from a dietary perspective and has not included movement data. As such, empirical estimates of the seasonal dynamics of these coupling movements by fish are rarely quantified, especially for northern lakes. Here we collect fine-scale fish movement data on Lake Trout (Salvelinus namaycush), a predatory cold-water fish known to link nearshore and offshore habitats, to test for seasonal drivers of activity, habitat use and diet in a subarctic lake.\nMethods We used an acoustic telemetry positioning array to track the depth and spatial movements of 43 Lake Trout in a subarctic lake over two years. From these data we estimated seasonal 50% home ranges, movements rates, tail beat activity, depth use, and nearshore habitat use. Additionally, we examined stomach contents to quantify seasonal diet. Data from water temperature and light loggers were used to monitor abiotic lake conditions and compare to telemetry data.\nResults Lake Trout showed repeatable seasonal patterns of nearshore habitat use that peaked each spring and fall, were lower throughout the long winter, and least in summer when this habitat was above preferred temperatures. Stomach content data showed that Lake Trout acquired the most nearshore prey during the brief spring season, followed by fall, and winter, supporting telemetry results. Activity rates were highest in spring when feeding on invertebrates and least in summer when foraging offshore, presumably on large-bodied prey fish. High rates of nearshore activity in fall were associated with spawning. Nearshore habitat use was widespread and not localized to specific regions of the lake, although there was high overlap of winter nearshore core areas between years.\nConclusions We provide empirical demonstrations of the seasonal extent to which a mobile top predator links nearshore and offshore habitats in a subarctic lake. Our findings suggest that the nearshore is an important foraging area for Lake Trout for much of the year, and the role of this zone for feeding should be considered in addition to its traditional importance as spawning habitat.","container-title":"Movement Ecology","DOI":"10.1186/s40462-023-00417-x","ISSN":"2051-3933","issue":"1","journalAbbreviation":"Mov Ecol","language":"en","page":"54","source":"DOI.org (Crossref)","title":"Seasonal variation in activity and nearshore habitat use of Lake Trout in a subarctic lake","volume":"11","author":[{"family":"Blanchfield","given":"Paul J."},{"family":"McKee","given":"Graydon"},{"family":"Guzzo","given":"Matthew M."},{"family":"Chapelsky","given":"Andrew J."},{"family":"Cott","given":"Peter A."}],"issued":{"date-parts":[["2023",8,31]]}}},{"id":2735,"uris":["http://zotero.org/users/local/6gGbWaws/items/U76GW784"],"itemData":{"id":2735,"type":"article-journal","abstract":"Habitat coupling – where mobile predators forage over broad spatial scales and, in doing so, link food webs from semi-discrete habitat patches – has emerged as a major structuring force in lake ecosystems. For the cold-water apex predator lake trout Salvelinus namaycush, food-web structure and morphometry-driven accessibility to nearshore areas in summer strongly determine the degree of littoral–pelagic habitat coupling across lakes. Much of the evidence for habitat coupling, however, is based on stable isotopes of carbon to estimate littoral energy acquisition, whereas spatial data directly linking fish movements and foraging behaviour in lakes – on which this theory is based – are limited. Here we estimated nearshore prey abundance at sites of different thermal accessibility and collected stomach content data, which we combined with three-dimensional acoustic telemetry positioning and acceleration data to directly measure the spatial location of summer foraging movements and habitat coupling by lake trout in lakes with and without an offshore prey fish. Both study lakes contained higher abundances of nearshore prey fish at the most thermally accessible (i.e. steep) sites monitored. Nearshore occupancy accounted for a small proportion of lake trout positions in both lakes (&lt;5%), although prey fish were present in most (72%) diets sampled. High acceleration events indicative of foraging were concentrated in steep, thermally accessible nearshore areas in the lake where offshore forage fish were absent, but located further offshore in the lake with offshore prey fish. We directly demonstrate that habitat coupling by a wild, apex predator is driven by habitat and prey accessibility.","container-title":"Oikos","DOI":"10.1002/oik.11066","ISSN":"1600-0706","issue":"8","language":"en","license":"© 2025 The Author(s). Oikos published by John Wiley &amp; Sons Ltd on behalf of Nordic Society Oikos.","note":"_eprint: https://nsojournals.onlinelibrary.wiley.com/doi/pdf/10.1002/oik.11066","page":"e11066","source":"Wiley Online Library","title":"Spatially-explicit foraging by an apex predator linked to nearshore prey and their accessibility in lakes","volume":"2025","author":[{"family":"Rodrigues","given":"Tazi H."},{"family":"Hrenchuk","given":"Lee E."},{"family":"Blanchfield","given":"Paul J."}],"issued":{"date-parts":[["2025"]]}}}],"schema":"https://github.com/citation-style-language/schema/raw/master/csl-citation.json"} </w:instrText>
      </w:r>
      <w:r w:rsidR="006C4986">
        <w:rPr>
          <w:noProof/>
        </w:rPr>
        <w:fldChar w:fldCharType="separate"/>
      </w:r>
      <w:r w:rsidR="006C4986">
        <w:rPr>
          <w:noProof/>
        </w:rPr>
        <w:t>(Blanchfield et al. 2023, Rodrigues et al. 2025)</w:t>
      </w:r>
      <w:r w:rsidR="006C4986">
        <w:rPr>
          <w:noProof/>
        </w:rPr>
        <w:fldChar w:fldCharType="end"/>
      </w:r>
      <w:r w:rsidR="006C4986" w:rsidRPr="003B0052">
        <w:t>. Traditional approaches such as netting surveys complement these tracers by providing snapshots of species richness, abundance, and biomass distributions across different habitats and, when repeated, how these metrics change over time</w:t>
      </w:r>
      <w:r w:rsidR="006C4986">
        <w:t xml:space="preserve"> </w:t>
      </w:r>
      <w:r w:rsidR="006C4986">
        <w:fldChar w:fldCharType="begin"/>
      </w:r>
      <w:r w:rsidR="0094022C">
        <w:instrText xml:space="preserve"> ADDIN ZOTERO_ITEM CSL_CITATION {"citationID":"NYicKjQN","properties":{"unsorted":false,"formattedCitation":"(Portt et al. 2006)","plainCitation":"(Portt et al. 2006)","noteIndex":0},"citationItems":[{"id":3880,"uris":["http://zotero.org/users/local/6gGbWaws/items/R4PEY95R"],"itemData":{"id":3880,"type":"article-journal","issue":"2604","language":"en","publisher":"Canadian Technical Report of Fisheries and Aquatic Sciences","source":"Zotero","title":"A review of fish sampling methods commonly used in Canadian freshwater habitats.","author":[{"family":"Portt","given":"C B"},{"family":"Coker","given":"G A"},{"family":"Ming","given":"D L"},{"family":"Randall","given":"R G"}],"issued":{"date-parts":[["2006"]]}}}],"schema":"https://github.com/citation-style-language/schema/raw/master/csl-citation.json"} </w:instrText>
      </w:r>
      <w:r w:rsidR="006C4986">
        <w:fldChar w:fldCharType="separate"/>
      </w:r>
      <w:r w:rsidR="006C4986">
        <w:rPr>
          <w:noProof/>
        </w:rPr>
        <w:t>(Portt et al. 2006)</w:t>
      </w:r>
      <w:r w:rsidR="006C4986">
        <w:fldChar w:fldCharType="end"/>
      </w:r>
      <w:r w:rsidR="006C4986" w:rsidRPr="003B0052">
        <w:t xml:space="preserve">. Together, these tools offer a powerful </w:t>
      </w:r>
      <w:r w:rsidR="006C4986">
        <w:t>integrated</w:t>
      </w:r>
      <w:r w:rsidR="006C4986" w:rsidRPr="003B0052">
        <w:t xml:space="preserve"> approach for assessing </w:t>
      </w:r>
      <w:r w:rsidR="006C4986">
        <w:t>habitat</w:t>
      </w:r>
      <w:r w:rsidR="006C4986" w:rsidRPr="003B0052">
        <w:t xml:space="preserve"> coupl</w:t>
      </w:r>
      <w:r w:rsidR="006C4986">
        <w:t>ing</w:t>
      </w:r>
      <w:r w:rsidR="006C4986" w:rsidRPr="003B0052">
        <w:t xml:space="preserve"> </w:t>
      </w:r>
      <w:r w:rsidR="006C4986">
        <w:t>in freshwater ecosystems</w:t>
      </w:r>
      <w:r w:rsidR="006C4986" w:rsidRPr="003B0052">
        <w:t xml:space="preserve">. </w:t>
      </w:r>
    </w:p>
    <w:p w14:paraId="6FA3E2F4" w14:textId="2C0407E8" w:rsidR="00EA70B8" w:rsidRDefault="00660D93" w:rsidP="00FB5E5C">
      <w:pPr>
        <w:spacing w:after="240"/>
        <w:jc w:val="both"/>
      </w:pPr>
      <w:commentRangeStart w:id="12"/>
      <w:r w:rsidRPr="00660D93">
        <w:t>In this study, we</w:t>
      </w:r>
      <w:r w:rsidR="00CE2629">
        <w:t xml:space="preserve"> </w:t>
      </w:r>
      <w:r w:rsidR="005E72D3">
        <w:t>assess</w:t>
      </w:r>
      <w:r w:rsidRPr="00660D93">
        <w:t xml:space="preserve"> habitat coupling </w:t>
      </w:r>
      <w:r w:rsidR="00CE2629">
        <w:t>by</w:t>
      </w:r>
      <w:r w:rsidR="005D4195">
        <w:t xml:space="preserve"> small</w:t>
      </w:r>
      <w:r w:rsidR="00CE2629">
        <w:t>-</w:t>
      </w:r>
      <w:r w:rsidR="005D4195">
        <w:t xml:space="preserve">bodied </w:t>
      </w:r>
      <w:r w:rsidR="00EA70B8">
        <w:t>consumer species</w:t>
      </w:r>
      <w:r w:rsidR="005D4195">
        <w:t>, g</w:t>
      </w:r>
      <w:r w:rsidRPr="00660D93">
        <w:t>olden shiner (</w:t>
      </w:r>
      <w:proofErr w:type="spellStart"/>
      <w:r w:rsidRPr="00660D93">
        <w:t>Notemigonus</w:t>
      </w:r>
      <w:proofErr w:type="spellEnd"/>
      <w:r w:rsidRPr="00660D93">
        <w:t xml:space="preserve"> </w:t>
      </w:r>
      <w:proofErr w:type="spellStart"/>
      <w:r w:rsidRPr="00660D93">
        <w:t>crysoleucas</w:t>
      </w:r>
      <w:proofErr w:type="spellEnd"/>
      <w:r w:rsidRPr="00660D93">
        <w:t>) and common shiner (Luxilus cornutus)</w:t>
      </w:r>
      <w:r w:rsidR="00882F03">
        <w:t xml:space="preserve"> using a multi-method</w:t>
      </w:r>
      <w:r w:rsidR="00C41CD4">
        <w:t xml:space="preserve"> seasonal</w:t>
      </w:r>
      <w:r w:rsidR="00882F03">
        <w:t xml:space="preserve"> field approach</w:t>
      </w:r>
      <w:r w:rsidR="00E0300F">
        <w:t xml:space="preserve"> in a connected lake-creek ecosystem</w:t>
      </w:r>
      <w:r w:rsidRPr="00660D93">
        <w:t xml:space="preserve">. </w:t>
      </w:r>
      <w:r w:rsidR="0016219F">
        <w:t xml:space="preserve"> We assess </w:t>
      </w:r>
      <w:r w:rsidRPr="00660D93">
        <w:t>the degree to which</w:t>
      </w:r>
      <w:r w:rsidR="00E0300F">
        <w:t xml:space="preserve"> these small-bodied prey</w:t>
      </w:r>
      <w:r w:rsidRPr="00660D93">
        <w:t xml:space="preserve"> fish assimilate </w:t>
      </w:r>
      <w:r w:rsidR="00F34CBF">
        <w:t>carbon</w:t>
      </w:r>
      <w:r w:rsidR="00F34CBF" w:rsidRPr="00660D93">
        <w:t xml:space="preserve"> </w:t>
      </w:r>
      <w:r w:rsidRPr="00660D93">
        <w:t>from lake- versus creek-derived resources</w:t>
      </w:r>
      <w:r w:rsidR="00C41CD4">
        <w:t xml:space="preserve"> during different seasons</w:t>
      </w:r>
      <w:r w:rsidR="00F34CBF">
        <w:t>.</w:t>
      </w:r>
      <w:r w:rsidRPr="00660D93">
        <w:t xml:space="preserve"> while acoustic telemetry </w:t>
      </w:r>
      <w:r>
        <w:t>is used to quantify</w:t>
      </w:r>
      <w:r w:rsidRPr="00660D93">
        <w:t xml:space="preserve"> habitat coupling </w:t>
      </w:r>
      <w:r w:rsidR="00A32477">
        <w:t xml:space="preserve">in terms of movement behaviour between, and the time spent </w:t>
      </w:r>
      <w:r w:rsidRPr="00660D93">
        <w:t>occupying</w:t>
      </w:r>
      <w:r w:rsidR="00A32477">
        <w:t>,</w:t>
      </w:r>
      <w:r w:rsidRPr="00660D93">
        <w:t xml:space="preserve"> lake and creek habitats</w:t>
      </w:r>
      <w:r w:rsidR="00C41CD4">
        <w:t xml:space="preserve"> throughout the year</w:t>
      </w:r>
      <w:r w:rsidRPr="00660D93">
        <w:t xml:space="preserve">. Seasonal netting surveys </w:t>
      </w:r>
      <w:r>
        <w:t>are then used to evaluate</w:t>
      </w:r>
      <w:r w:rsidRPr="00660D93">
        <w:t xml:space="preserve"> habitat coupling </w:t>
      </w:r>
      <w:r>
        <w:t>as</w:t>
      </w:r>
      <w:r w:rsidRPr="00660D93">
        <w:t xml:space="preserve"> the</w:t>
      </w:r>
      <w:r w:rsidR="00BD3691">
        <w:t xml:space="preserve"> </w:t>
      </w:r>
      <w:r w:rsidR="00C41CD4">
        <w:t>amount</w:t>
      </w:r>
      <w:r w:rsidR="00BD3691">
        <w:t xml:space="preserve"> of biomass </w:t>
      </w:r>
      <w:r w:rsidR="00C41CD4">
        <w:t>of</w:t>
      </w:r>
      <w:r>
        <w:t xml:space="preserve"> </w:t>
      </w:r>
      <w:r w:rsidR="00930AEF">
        <w:t>golden and common shiner</w:t>
      </w:r>
      <w:r w:rsidR="00BD3691">
        <w:t xml:space="preserve">s </w:t>
      </w:r>
      <w:r w:rsidR="00C41CD4">
        <w:t xml:space="preserve">inferred to be moving </w:t>
      </w:r>
      <w:r w:rsidRPr="00660D93">
        <w:t xml:space="preserve">across the lake–creek boundary. </w:t>
      </w:r>
      <w:r w:rsidR="0016219F">
        <w:t xml:space="preserve"> </w:t>
      </w:r>
    </w:p>
    <w:p w14:paraId="621EEC57" w14:textId="117141B6" w:rsidR="00660D93" w:rsidRDefault="0016219F" w:rsidP="00FB5E5C">
      <w:pPr>
        <w:spacing w:after="240"/>
        <w:jc w:val="both"/>
      </w:pPr>
      <w:r>
        <w:t>Based on observations that small-bodied fish appear to be commonly captured during some parts of the year and not others</w:t>
      </w:r>
      <w:r w:rsidR="00EA70B8">
        <w:t>,</w:t>
      </w:r>
      <w:r>
        <w:t xml:space="preserve"> we hypothesized that seasonal use of adjacent creek habitats. From that premise, w</w:t>
      </w:r>
      <w:r w:rsidR="00660D93" w:rsidRPr="00660D93">
        <w:t>e expect habitat coupling to vary seasonally</w:t>
      </w:r>
      <w:r w:rsidR="00BD3691">
        <w:t xml:space="preserve">, because </w:t>
      </w:r>
      <w:r w:rsidR="00660D93" w:rsidRPr="00660D93">
        <w:t>the relative advantages of lake and creek habitats likely shift through time with changing predation risk</w:t>
      </w:r>
      <w:r w:rsidR="00A4313B">
        <w:t xml:space="preserve"> and </w:t>
      </w:r>
      <w:r w:rsidR="00660D93" w:rsidRPr="00660D93">
        <w:t>resource availability</w:t>
      </w:r>
      <w:r w:rsidR="00930AEF">
        <w:t xml:space="preserve"> across the</w:t>
      </w:r>
      <w:r w:rsidR="00FB5E5C">
        <w:t xml:space="preserve"> freshwater</w:t>
      </w:r>
      <w:r w:rsidR="00930AEF">
        <w:t xml:space="preserve"> landscape</w:t>
      </w:r>
      <w:r w:rsidR="00660D93" w:rsidRPr="00660D93">
        <w:t>.</w:t>
      </w:r>
      <w:r w:rsidR="00A32477">
        <w:t xml:space="preserve"> </w:t>
      </w:r>
      <w:r w:rsidR="00FB5E5C">
        <w:t xml:space="preserve">We </w:t>
      </w:r>
      <w:r w:rsidR="00A32477" w:rsidRPr="00A32477">
        <w:t>also examine individual-level traits, particularly body size,</w:t>
      </w:r>
      <w:r w:rsidR="00EA70B8">
        <w:t xml:space="preserve"> of shiner species and Smallmouth bass a voracious predator in the nearshore zones of freshwater lakes </w:t>
      </w:r>
      <w:r w:rsidR="00A32477" w:rsidRPr="00A32477">
        <w:t xml:space="preserve">to </w:t>
      </w:r>
      <w:r w:rsidR="00EA70B8">
        <w:t xml:space="preserve">begin to </w:t>
      </w:r>
      <w:r w:rsidR="00A32477" w:rsidRPr="00A32477">
        <w:t>understand how variation in habitat accessibility</w:t>
      </w:r>
      <w:r w:rsidR="00BD3691">
        <w:t xml:space="preserve"> and predation risk </w:t>
      </w:r>
      <w:r w:rsidR="00A32477" w:rsidRPr="00A32477">
        <w:t>influence lake–creek habitat coupling</w:t>
      </w:r>
      <w:r w:rsidR="00FB5E5C">
        <w:t xml:space="preserve"> </w:t>
      </w:r>
      <w:r w:rsidR="00E31EE6">
        <w:t xml:space="preserve">among individuals </w:t>
      </w:r>
      <w:r w:rsidR="00FB5E5C">
        <w:t xml:space="preserve">throughout the year. </w:t>
      </w:r>
      <w:r w:rsidR="005E72D3">
        <w:t xml:space="preserve">In doing so, we aim to better understand habitat coupling in freshwater ecosystems. </w:t>
      </w:r>
      <w:commentRangeEnd w:id="12"/>
      <w:r w:rsidR="00C04B95">
        <w:rPr>
          <w:rStyle w:val="CommentReference"/>
        </w:rPr>
        <w:commentReference w:id="12"/>
      </w:r>
    </w:p>
    <w:p w14:paraId="6591B81A" w14:textId="45763012" w:rsidR="008E4F35" w:rsidRPr="00837F74" w:rsidRDefault="008E4F35" w:rsidP="008E4F35">
      <w:pPr>
        <w:pStyle w:val="Heading2"/>
        <w:jc w:val="both"/>
        <w:rPr>
          <w:rFonts w:ascii="Times New Roman" w:hAnsi="Times New Roman" w:cs="Times New Roman"/>
          <w:color w:val="auto"/>
        </w:rPr>
      </w:pPr>
      <w:commentRangeStart w:id="13"/>
      <w:r w:rsidRPr="00837F74">
        <w:rPr>
          <w:rFonts w:ascii="Times New Roman" w:hAnsi="Times New Roman" w:cs="Times New Roman"/>
          <w:color w:val="auto"/>
        </w:rPr>
        <w:t>Methods</w:t>
      </w:r>
      <w:commentRangeEnd w:id="13"/>
      <w:r w:rsidR="00DC1148">
        <w:rPr>
          <w:rStyle w:val="CommentReference"/>
          <w:rFonts w:ascii="Times New Roman" w:eastAsia="Times New Roman" w:hAnsi="Times New Roman" w:cs="Times New Roman"/>
          <w:color w:val="auto"/>
        </w:rPr>
        <w:commentReference w:id="13"/>
      </w:r>
    </w:p>
    <w:p w14:paraId="2250AB5E" w14:textId="77777777" w:rsidR="008E4F35" w:rsidRPr="00837F74" w:rsidRDefault="008E4F35" w:rsidP="008E4F35">
      <w:pPr>
        <w:pStyle w:val="Heading3"/>
        <w:jc w:val="both"/>
        <w:rPr>
          <w:color w:val="auto"/>
        </w:rPr>
      </w:pPr>
      <w:r w:rsidRPr="00837F74">
        <w:rPr>
          <w:color w:val="auto"/>
        </w:rPr>
        <w:t>Study System</w:t>
      </w:r>
    </w:p>
    <w:p w14:paraId="0BCAFA89" w14:textId="32718071" w:rsidR="008E4F35" w:rsidRPr="003B0052" w:rsidRDefault="008E4F35" w:rsidP="008E4F35">
      <w:pPr>
        <w:spacing w:before="240" w:after="240"/>
        <w:jc w:val="both"/>
      </w:pPr>
      <w:r w:rsidRPr="003B0052">
        <w:t>Data were collected in the southernmost bay of Lake Opeongo, Sproule Bay, and its adjacent Costello Creek, located within Algonquin Provincial Park, Ontario, Canada (Figure 2</w:t>
      </w:r>
      <w:r>
        <w:t xml:space="preserve">; study area: </w:t>
      </w:r>
      <w:r w:rsidRPr="003768CC">
        <w:t>45.50°N–45.85°N, 78.30°W–78.50°W</w:t>
      </w:r>
      <w:r w:rsidRPr="003B0052">
        <w:t xml:space="preserve">). Lake Opeongo is a large, oligotrophic, dimictic lake with a surface area of </w:t>
      </w:r>
      <w:r w:rsidRPr="006B6017">
        <w:t>5,860 ha</w:t>
      </w:r>
      <w:r w:rsidRPr="003B0052">
        <w:t xml:space="preserve"> and a </w:t>
      </w:r>
      <w:r>
        <w:t>mean</w:t>
      </w:r>
      <w:r w:rsidRPr="003B0052">
        <w:t xml:space="preserve"> depth of </w:t>
      </w:r>
      <w:r>
        <w:t xml:space="preserve">14.8 </w:t>
      </w:r>
      <w:r w:rsidRPr="003B0052">
        <w:t>m</w:t>
      </w:r>
      <w:r>
        <w:t xml:space="preserve"> </w:t>
      </w:r>
      <w:r>
        <w:fldChar w:fldCharType="begin"/>
      </w:r>
      <w:r w:rsidR="0094022C">
        <w:instrText xml:space="preserve"> ADDIN ZOTERO_ITEM CSL_CITATION {"citationID":"1Rvwru73","properties":{"unsorted":false,"formattedCitation":"(Ridgway et al. 2017, Challice et al. 2019)","plainCitation":"(Ridgway et al. 2017, Challice et al. 2019)","noteIndex":0},"citationItems":[{"id":2741,"uris":["http://zotero.org/users/local/6gGbWaws/items/D43JESW7"],"itemData":{"id":2741,"type":"article-journal","container-title":"Information Report IR–10. 203 p.","language":"en","publisher":"Ontario Ministry of Natural Resources and Forestry, Science and Research Branch, Peterborough, ON.","source":"Zotero","title":"Aquatic ecology, history, and diversity of Algonquin Provincial Park","author":[{"family":"Ridgway","given":"Mark"},{"family":"Middel","given":"Trevor"},{"family":"Bell","given":"Allan"}],"issued":{"date-parts":[["2017"]]}}},{"id":3912,"uris":["http://zotero.org/users/local/6gGbWaws/items/2ZJ4ZRAR"],"itemData":{"id":3912,"type":"article-journal","abstract":"Habitat occupancy patterns of lake trout (Salvelinus namaycush) and lake whitefish (Coregonus clupeaformis) in two large Canadian Shield lakes were modelled based on detections of fish from repeated depth-stratified surveys over several summers. Lake trout and lake whitefish consistently occupied sites outside traditional thermal envelopes and were not detected at some sites within these ranges. This included the metalimnion and shallow epilimnion for lake trout and lake whitefish in Lake Opeongo. Physical habitat covariates were not important in defining lake trout habitat in both lakes. Physical habitat as represented by the hardness/softness gradient based on acoustic substrate surveys was important for lake whitefish in Lake Opeongo but not in Smoke Lake. In addition, thermal envelopes for lake whitefish differed between the lakes possibly because of differences in substrate slope. The wash zone of lakes, where the thermocline contacts the substrate, appears to be a physical habitat feature for lake whitefish in some lakes. Lake whitefish also exhibited diurnal activity behaviour that was reflected through greater detection rates in the morning versus the afternoon. By accounting for imperfect detection, true estimated overall occupancy of lake trout and lake whitefish increased 0.15–0.30 over naïve occupancy. Thermal habitat envelopes for lake trout and lake whitefish are wider than previously thought. Lake trout occupied a consistent thermal habitat envelope while lake whitefish varied between lakes likely because of lake specific differences in basin morphology and wash zone.","container-title":"Ecology of Freshwater Fish","DOI":"10.1111/eff.12479","ISSN":"1600-0633","issue":"4","language":"en","license":"© 2019 John Wiley &amp; Sons A/S. Published by John Wiley &amp; Sons Ltd","note":"_eprint: https://onlinelibrary.wiley.com/doi/pdf/10.1111/eff.12479","page":"611-623","source":"Wiley Online Library","title":"Does habitat occupancy by lake trout and lake whitefish in large lakes match published thermal habitat envelopes?","volume":"28","author":[{"family":"Challice","given":"Adam R."},{"family":"Milne","given":"Scott W."},{"family":"Ridgway","given":"Mark S."}],"issued":{"date-parts":[["2019"]]}}}],"schema":"https://github.com/citation-style-language/schema/raw/master/csl-citation.json"} </w:instrText>
      </w:r>
      <w:r>
        <w:fldChar w:fldCharType="separate"/>
      </w:r>
      <w:r>
        <w:rPr>
          <w:noProof/>
        </w:rPr>
        <w:t>(Ridgway et al. 2017, Challice et al. 2019)</w:t>
      </w:r>
      <w:r>
        <w:fldChar w:fldCharType="end"/>
      </w:r>
      <w:r>
        <w:t xml:space="preserve">, while </w:t>
      </w:r>
      <w:r w:rsidRPr="006B6017">
        <w:t>Sproule Bay</w:t>
      </w:r>
      <w:r>
        <w:t xml:space="preserve"> </w:t>
      </w:r>
      <w:r w:rsidRPr="006B6017">
        <w:t>covers approximately 161 ha</w:t>
      </w:r>
      <w:r>
        <w:t>, does not exceed 10 m in depth,</w:t>
      </w:r>
      <w:r w:rsidRPr="006B6017">
        <w:t xml:space="preserve"> and is typically ice-covered from late November through April</w:t>
      </w:r>
      <w:r>
        <w:t xml:space="preserve"> </w:t>
      </w:r>
      <w:r>
        <w:fldChar w:fldCharType="begin"/>
      </w:r>
      <w:r w:rsidR="0094022C">
        <w:instrText xml:space="preserve"> ADDIN ZOTERO_ITEM CSL_CITATION {"citationID":"C9AQfayz","properties":{"unsorted":false,"formattedCitation":"(Consiglio, et al. 2024)","plainCitation":"(Consiglio, et al. 2024)","noteIndex":0},"citationItems":[{"id":3911,"uris":["http://zotero.org/users/local/6gGbWaws/items/AY8SGGBN"],"itemData":{"id":3911,"type":"article-journal","container-title":"Ontario Recovery Strategy Series.","language":"en","publisher":"Ministry ofthe Environment, Conservation and Parks","publisher-place":"Peterborough, Ontario","source":"Zotero","title":"Recovery Strategy for the LakeWhitefish (Coregonus clupeaformis) – Opeongo Lake large- and small-bodiedpopulations in Ontario.","author":[{"family":"Consiglio,","given":"J"},{"family":"Knight","given":"T"},{"family":"McCrum","given":"A"}],"issued":{"date-parts":[["2024"]]}}}],"schema":"https://github.com/citation-style-language/schema/raw/master/csl-citation.json"} </w:instrText>
      </w:r>
      <w:r>
        <w:fldChar w:fldCharType="separate"/>
      </w:r>
      <w:r>
        <w:rPr>
          <w:noProof/>
        </w:rPr>
        <w:t>(Consiglio, et al. 2024)</w:t>
      </w:r>
      <w:r>
        <w:fldChar w:fldCharType="end"/>
      </w:r>
      <w:r w:rsidRPr="006B6017">
        <w:t>.</w:t>
      </w:r>
      <w:r>
        <w:t xml:space="preserve"> </w:t>
      </w:r>
      <w:r w:rsidRPr="003B0052">
        <w:t>Costello Creek is a tributary of the Upper Madawaska tertiary watershed and the Opeongo River quaternary watershed and flows into Sproule Bay. The creek is characterized by shallow depths (&lt;2 m) and moderate flow velocities (0.1–0.4 m s</w:t>
      </w:r>
      <w:r>
        <w:rPr>
          <w:vertAlign w:val="superscript"/>
        </w:rPr>
        <w:t>-1</w:t>
      </w:r>
      <w:r w:rsidRPr="003B0052">
        <w:t xml:space="preserve">). Previous research has identified two distinct habitat types in Costello Creek, a downstream portion dominated by a spruce bog with turbid, slow-moving water, and an upstream portion characterized by clear, fast-flowing water </w:t>
      </w:r>
      <w:r w:rsidRPr="003B0052">
        <w:rPr>
          <w:noProof/>
        </w:rPr>
        <w:t>(Benoit et al., 2018)</w:t>
      </w:r>
      <w:r w:rsidRPr="003B0052">
        <w:t>.</w:t>
      </w:r>
      <w:r>
        <w:t xml:space="preserve"> </w:t>
      </w:r>
      <w:r w:rsidRPr="00FE547A">
        <w:t xml:space="preserve">In </w:t>
      </w:r>
      <w:proofErr w:type="gramStart"/>
      <w:r>
        <w:t>all of</w:t>
      </w:r>
      <w:proofErr w:type="gramEnd"/>
      <w:r>
        <w:t xml:space="preserve"> </w:t>
      </w:r>
      <w:r w:rsidRPr="00FE547A">
        <w:t xml:space="preserve">our analyses, we delineated lake and creek habitats </w:t>
      </w:r>
      <w:r>
        <w:t>by</w:t>
      </w:r>
      <w:r w:rsidRPr="00FE547A">
        <w:t xml:space="preserve"> the transition from the open bay of the lake </w:t>
      </w:r>
      <w:r w:rsidRPr="00FE547A">
        <w:lastRenderedPageBreak/>
        <w:t xml:space="preserve">into </w:t>
      </w:r>
      <w:r>
        <w:t>the narrower</w:t>
      </w:r>
      <w:r w:rsidRPr="00FE547A">
        <w:t xml:space="preserve"> spruce bog, and we considered fish captured or detected within an approximately 1</w:t>
      </w:r>
      <w:r>
        <w:t>5</w:t>
      </w:r>
      <w:r w:rsidRPr="00FE547A">
        <w:t>0 m stretch between these delineated habitats as occupying a transition habitat.</w:t>
      </w:r>
      <w:r>
        <w:t xml:space="preserve"> </w:t>
      </w:r>
    </w:p>
    <w:p w14:paraId="09002E5F" w14:textId="6014CD48" w:rsidR="008E4F35" w:rsidRPr="00F96B8C" w:rsidRDefault="008E4F35">
      <w:pPr>
        <w:spacing w:after="240"/>
        <w:jc w:val="both"/>
        <w:pPrChange w:id="14" w:author="Tunney, Tyler (DFO/MPO)" w:date="2026-04-30T14:35:00Z">
          <w:pPr>
            <w:pStyle w:val="NormalWeb"/>
          </w:pPr>
        </w:pPrChange>
      </w:pPr>
      <w:r w:rsidRPr="003B0052">
        <w:t>Lake Opeongo supports a diverse fish community</w:t>
      </w:r>
      <w:ins w:id="15" w:author="Tunney, Tyler (DFO/MPO)" w:date="2026-04-30T14:35:00Z">
        <w:r w:rsidR="00CC1E2C">
          <w:t xml:space="preserve"> (see Appendix X).</w:t>
        </w:r>
      </w:ins>
      <w:ins w:id="16" w:author="Tunney, Tyler (DFO/MPO)" w:date="2026-05-01T13:39:00Z">
        <w:r w:rsidR="004E19BA">
          <w:rPr>
            <w:rStyle w:val="Emphasis"/>
            <w:rFonts w:eastAsiaTheme="majorEastAsia"/>
            <w:color w:val="000000" w:themeColor="text1"/>
          </w:rPr>
          <w:t xml:space="preserve"> </w:t>
        </w:r>
      </w:ins>
      <w:r w:rsidR="00F96B8C">
        <w:t>In this study, we focus on two prey fish species, the golden shiner (</w:t>
      </w:r>
      <w:proofErr w:type="spellStart"/>
      <w:r w:rsidR="00F96B8C">
        <w:rPr>
          <w:rStyle w:val="Emphasis"/>
          <w:rFonts w:eastAsiaTheme="majorEastAsia"/>
        </w:rPr>
        <w:t>Notemigonus</w:t>
      </w:r>
      <w:proofErr w:type="spellEnd"/>
      <w:r w:rsidR="00F96B8C">
        <w:rPr>
          <w:rStyle w:val="Emphasis"/>
          <w:rFonts w:eastAsiaTheme="majorEastAsia"/>
        </w:rPr>
        <w:t xml:space="preserve"> </w:t>
      </w:r>
      <w:proofErr w:type="spellStart"/>
      <w:r w:rsidR="00F96B8C">
        <w:rPr>
          <w:rStyle w:val="Emphasis"/>
          <w:rFonts w:eastAsiaTheme="majorEastAsia"/>
        </w:rPr>
        <w:t>crysoleucas</w:t>
      </w:r>
      <w:proofErr w:type="spellEnd"/>
      <w:r w:rsidR="00F96B8C">
        <w:t>) and common shiner (</w:t>
      </w:r>
      <w:r w:rsidR="00F96B8C">
        <w:rPr>
          <w:rStyle w:val="Emphasis"/>
          <w:rFonts w:eastAsiaTheme="majorEastAsia"/>
        </w:rPr>
        <w:t>Luxilus cornutus</w:t>
      </w:r>
      <w:r w:rsidR="00F96B8C">
        <w:t xml:space="preserve">), which are both members of the </w:t>
      </w:r>
      <w:proofErr w:type="spellStart"/>
      <w:r w:rsidR="00F96B8C" w:rsidRPr="00F21B80">
        <w:rPr>
          <w:i/>
          <w:iCs/>
        </w:rPr>
        <w:t>Leuciscidae</w:t>
      </w:r>
      <w:proofErr w:type="spellEnd"/>
      <w:r w:rsidR="00F96B8C">
        <w:t xml:space="preserve"> family that were captured in high abundances across lake and creek habitats throughout the three-year study period. Preliminary analyses indicated that the two species showed consistent responses across habitats and seasons</w:t>
      </w:r>
      <w:r w:rsidR="00B07BFC">
        <w:t xml:space="preserve"> (Figure S5; Table S2)</w:t>
      </w:r>
      <w:r w:rsidR="00F96B8C">
        <w:t>. In addition, both species occupy similar functional roles in freshwater food webs (</w:t>
      </w:r>
      <w:r>
        <w:rPr>
          <w:noProof/>
        </w:rPr>
        <w:fldChar w:fldCharType="begin"/>
      </w:r>
      <w:r w:rsidR="0094022C">
        <w:rPr>
          <w:noProof/>
        </w:rPr>
        <w:instrText xml:space="preserve"> ADDIN ZOTERO_ITEM CSL_CITATION {"citationID":"68d6iONB","properties":{"unsorted":false,"formattedCitation":"(Scott and Crossman 1973, Stone et al. 2016)","plainCitation":"(Scott and Crossman 1973, Stone et al. 2016)","dontUpdate":true,"noteIndex":0},"citationItems":[{"id":3839,"uris":["http://zotero.org/users/local/6gGbWaws/items/VPXHRNCN"],"itemData":{"id":3839,"type":"book","number-of-pages":"966","publisher":"Fisheries Research Board of Canada","title":"Freshwater fishes of Canada","volume":"184","author":[{"family":"Scott","given":"William Beverley"},{"family":"Crossman","given":"Edwin John"}],"issued":{"date-parts":[["1973"]]}}},{"id":2747,"uris":["http://zotero.org/users/local/6gGbWaws/items/SNJ8RXXC"],"itemData":{"id":2747,"type":"article-journal","abstract":"The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Pr>
          <w:noProof/>
        </w:rPr>
        <w:fldChar w:fldCharType="separate"/>
      </w:r>
      <w:r>
        <w:rPr>
          <w:noProof/>
        </w:rPr>
        <w:t>Scott and Crossman 1973, Stone et al. 2016)</w:t>
      </w:r>
      <w:r>
        <w:rPr>
          <w:noProof/>
        </w:rPr>
        <w:fldChar w:fldCharType="end"/>
      </w:r>
      <w:r w:rsidR="00F96B8C">
        <w:t xml:space="preserve">. </w:t>
      </w:r>
      <w:r w:rsidR="00F96B8C" w:rsidRPr="00F96B8C">
        <w:t>We therefore pooled the two species for analysis and refer to them collectively as “shiners”</w:t>
      </w:r>
      <w:r w:rsidR="00F96B8C">
        <w:t>,</w:t>
      </w:r>
      <w:r w:rsidR="00F96B8C" w:rsidRPr="00F96B8C">
        <w:t xml:space="preserve"> which allowed us to evaluate </w:t>
      </w:r>
      <w:r w:rsidR="00213286">
        <w:t>lake-creek habitat coupling</w:t>
      </w:r>
      <w:r w:rsidR="00F96B8C" w:rsidRPr="00F96B8C">
        <w:t xml:space="preserve"> with greater statistical power across sampling locations</w:t>
      </w:r>
      <w:r w:rsidR="00036F00">
        <w:t xml:space="preserve"> and seasons</w:t>
      </w:r>
      <w:r w:rsidR="00F96B8C" w:rsidRPr="00F96B8C">
        <w:t>.</w:t>
      </w:r>
    </w:p>
    <w:p w14:paraId="66FFA72F" w14:textId="77777777" w:rsidR="008E4F35" w:rsidRDefault="008E4F35" w:rsidP="008E4F35">
      <w:pPr>
        <w:spacing w:after="240"/>
        <w:jc w:val="both"/>
      </w:pPr>
      <w:r w:rsidRPr="003B0052">
        <w:t>All sampling and surgical implantation procedures for acoustic telemetry described in the following subsections were authorized by a license to collect fish for scientific purposes from the Ontario Ministry of Natural Resources (#1103418), authorization to conduct research in an Ontario provincial park, and an animal use protocol approved by the DFO Maritimes &amp; Gulf / HMSC Regional Animal Care Committee (#23-11, #24-22) under Canadian Council on Animal Care guidelines.</w:t>
      </w:r>
    </w:p>
    <w:p w14:paraId="78BDAA82" w14:textId="77777777" w:rsidR="008E4F35" w:rsidRPr="00837F74" w:rsidRDefault="008E4F35" w:rsidP="008E4F35">
      <w:pPr>
        <w:pStyle w:val="Heading3"/>
        <w:jc w:val="both"/>
        <w:rPr>
          <w:color w:val="auto"/>
        </w:rPr>
      </w:pPr>
      <w:r>
        <w:rPr>
          <w:color w:val="auto"/>
        </w:rPr>
        <w:t>Foraging Behaviour</w:t>
      </w:r>
    </w:p>
    <w:p w14:paraId="1F4347C5" w14:textId="6257EBBA" w:rsidR="008E4F35" w:rsidRPr="003B0052" w:rsidRDefault="008E4F35" w:rsidP="008E4F35">
      <w:pPr>
        <w:spacing w:before="240" w:after="240"/>
        <w:jc w:val="both"/>
      </w:pPr>
      <w:r w:rsidRPr="003B0052">
        <w:t xml:space="preserve">We employed stable isotope analysis </w:t>
      </w:r>
      <w:r>
        <w:t xml:space="preserve">of </w:t>
      </w:r>
      <w:r w:rsidRPr="003B0052">
        <w:t>δ</w:t>
      </w:r>
      <w:r w:rsidRPr="00DD06A6">
        <w:rPr>
          <w:vertAlign w:val="superscript"/>
        </w:rPr>
        <w:t>13</w:t>
      </w:r>
      <w:r w:rsidRPr="003B0052">
        <w:t>C or δ</w:t>
      </w:r>
      <w:r w:rsidRPr="00DD06A6">
        <w:rPr>
          <w:vertAlign w:val="superscript"/>
        </w:rPr>
        <w:t>15</w:t>
      </w:r>
      <w:r w:rsidRPr="003B0052">
        <w:t xml:space="preserve">N to </w:t>
      </w:r>
      <w:r>
        <w:t>examine</w:t>
      </w:r>
      <w:r w:rsidRPr="003B0052">
        <w:t xml:space="preserve"> </w:t>
      </w:r>
      <w:r>
        <w:t>the foraging behaviour</w:t>
      </w:r>
      <w:r w:rsidRPr="003B0052">
        <w:t xml:space="preserve"> </w:t>
      </w:r>
      <w:r>
        <w:t>of</w:t>
      </w:r>
      <w:r w:rsidRPr="003B0052">
        <w:t xml:space="preserve"> shiners across the spring, summer, and fall of 2022–2024. </w:t>
      </w:r>
      <w:r>
        <w:t>We</w:t>
      </w:r>
      <w:r w:rsidRPr="003B0052">
        <w:t xml:space="preserve"> used liver tissues, as liver has a relatively fast turnover rate (approximately two weeks) and thus more accurately reflects diets during the season of sampling compared to slower-turnover tissues like muscle</w:t>
      </w:r>
      <w:r>
        <w:t xml:space="preserve"> </w:t>
      </w:r>
      <w:r>
        <w:fldChar w:fldCharType="begin"/>
      </w:r>
      <w:r w:rsidR="0094022C">
        <w:instrText xml:space="preserve"> ADDIN ZOTERO_ITEM CSL_CITATION {"citationID":"CZNnGQP1","properties":{"unsorted":false,"formattedCitation":"(Busst and Britton 2018)","plainCitation":"(Busst and Britton 2018)","noteIndex":0},"citationItems":[{"id":3883,"uris":["http://zotero.org/users/local/6gGbWaws/items/5PHNNYWL"],"itemData":{"id":3883,"type":"article-journal","abstract":"Ecological applications of stable isotope data require knowledge on the isotopic turnover rate of tissues, usually described as the isotopic half-life in days (T0.5) or the change in mass (G0.5). Ecological studies increasingly analyse tissues collected non-destructively, such as fish fin and scales, but there is limited knowledge on their turnover rates. Determining turnover rates in situ is challenging, with ex situ approaches preferred. Correspondingly, T0.5 and G0.5 of the nitrogen stable isotope (δ15N) were determined for juvenile barbel Barbus barbus (5.5 ± 0.6 g starting weight) using a diet-switch experiment. δ15N data from muscle, fin and scales were taken during a 125 day post diet-switch period. Whilst isotopic equilibrium was not reached in the 125 days, the δ15N values did approach those of the new diet. The fastest turnover rates were in more metabolically active tissues, from muscle (highest) to scales (lowest). Turnover rates were relatively slow; T0.5 was 84 (muscle) to 145 (scale) days; G0.5 was 1.39 × body mass (muscle) to 2.0 × body mass (scales), with this potentially relating to the slow growth of the experimental fish. These turnover estimates across the different tissues emphasise the importance of estimating half-lives for focal taxa at species and tissue levels for ecological studies.","container-title":"Hydrobiologia","DOI":"10.1007/s10750-017-3276-2","ISSN":"1573-5117","issue":"1","journalAbbreviation":"Hydrobiologia","language":"en","page":"49-60","source":"Springer Link","title":"Tissue-specific turnover rates of the nitrogen stable isotope as functions of time and growth in a cyprinid fish","volume":"805","author":[{"family":"Busst","given":"Georgina M. A."},{"family":"Britton","given":"J. Robert"}],"issued":{"date-parts":[["2018",1,1]]}}}],"schema":"https://github.com/citation-style-language/schema/raw/master/csl-citation.json"} </w:instrText>
      </w:r>
      <w:r>
        <w:fldChar w:fldCharType="separate"/>
      </w:r>
      <w:r>
        <w:rPr>
          <w:noProof/>
        </w:rPr>
        <w:t>(Busst and Britton 2018)</w:t>
      </w:r>
      <w:r>
        <w:fldChar w:fldCharType="end"/>
      </w:r>
      <w:r w:rsidRPr="003B0052">
        <w:t>. Spring sampling was conducted approximately two weeks after ice-off each year (late April to early May), summer sampling during the first and second weeks of August and fall sampling during the first and second weeks of October. We aimed to collect a minimum of 10 individual fish of each species from each habitat per season</w:t>
      </w:r>
      <w:del w:id="17" w:author="Tunney, Tyler (DFO/MPO)" w:date="2026-04-30T21:57:00Z">
        <w:r w:rsidRPr="003B0052" w:rsidDel="000E7E49">
          <w:delText xml:space="preserve"> whenever possible</w:delText>
        </w:r>
      </w:del>
      <w:r w:rsidRPr="003B0052">
        <w:t xml:space="preserve">. Across all years and seasons, we obtained liver samples from 134 golden shiners and 117 common shiners. </w:t>
      </w:r>
      <w:r>
        <w:t>I</w:t>
      </w:r>
      <w:r w:rsidRPr="003B0052">
        <w:t>n addition</w:t>
      </w:r>
      <w:r>
        <w:t xml:space="preserve"> to fish tissue samples</w:t>
      </w:r>
      <w:r w:rsidRPr="003B0052">
        <w:t xml:space="preserve">, tissue samples were </w:t>
      </w:r>
      <w:r>
        <w:t>collected</w:t>
      </w:r>
      <w:r w:rsidRPr="003B0052">
        <w:t xml:space="preserve"> from unionid mussels (</w:t>
      </w:r>
      <w:proofErr w:type="spellStart"/>
      <w:r w:rsidRPr="003B0052">
        <w:rPr>
          <w:i/>
          <w:iCs/>
        </w:rPr>
        <w:t>Elliptio</w:t>
      </w:r>
      <w:proofErr w:type="spellEnd"/>
      <w:r w:rsidRPr="003B0052">
        <w:rPr>
          <w:i/>
          <w:iCs/>
        </w:rPr>
        <w:t xml:space="preserve"> sp.</w:t>
      </w:r>
      <w:r w:rsidRPr="003B0052">
        <w:t>) and mayflies (</w:t>
      </w:r>
      <w:r w:rsidRPr="003B0052">
        <w:rPr>
          <w:i/>
          <w:iCs/>
        </w:rPr>
        <w:t>Ephemeroptera</w:t>
      </w:r>
      <w:r w:rsidRPr="003B0052">
        <w:t xml:space="preserve"> </w:t>
      </w:r>
      <w:r w:rsidRPr="003B0052">
        <w:rPr>
          <w:i/>
          <w:iCs/>
        </w:rPr>
        <w:t>sp</w:t>
      </w:r>
      <w:r w:rsidRPr="003B0052">
        <w:t>.)</w:t>
      </w:r>
      <w:r w:rsidR="00D7394B">
        <w:t xml:space="preserve"> (Table S2)</w:t>
      </w:r>
      <w:r>
        <w:t xml:space="preserve">. </w:t>
      </w:r>
    </w:p>
    <w:p w14:paraId="732524DC" w14:textId="77777777" w:rsidR="008E4F35" w:rsidRPr="003B0052" w:rsidRDefault="008E4F35" w:rsidP="008E4F35">
      <w:pPr>
        <w:spacing w:after="240"/>
        <w:jc w:val="both"/>
      </w:pPr>
      <w:r w:rsidRPr="003B0052">
        <w:t>Samples were frozen immediately after field capture and stored at –20°C until dissection and preparation for stable isotope analysis. Thawed fish tissue and baseline samples were placed in a drying oven at 60°C for 48–72 hours and then ground into a powder. Samples were sent to the Jan Veizer Stable Isotope laboratory at the University of Ottawa for quantification of δ</w:t>
      </w:r>
      <w:r w:rsidRPr="00DD06A6">
        <w:rPr>
          <w:vertAlign w:val="superscript"/>
        </w:rPr>
        <w:t>13</w:t>
      </w:r>
      <w:r w:rsidRPr="003B0052">
        <w:t>C and δ</w:t>
      </w:r>
      <w:r w:rsidRPr="00DD06A6">
        <w:rPr>
          <w:vertAlign w:val="superscript"/>
        </w:rPr>
        <w:t>15</w:t>
      </w:r>
      <w:r w:rsidRPr="003B0052">
        <w:t>N. Stable isotope values are expressed in δ notation (units ‰), where δ</w:t>
      </w:r>
      <w:r w:rsidRPr="00DD06A6">
        <w:rPr>
          <w:vertAlign w:val="superscript"/>
        </w:rPr>
        <w:t>13</w:t>
      </w:r>
      <w:r w:rsidRPr="003B0052">
        <w:t>C or δ</w:t>
      </w:r>
      <w:r w:rsidRPr="00DD06A6">
        <w:rPr>
          <w:vertAlign w:val="superscript"/>
        </w:rPr>
        <w:t>15</w:t>
      </w:r>
      <w:r w:rsidRPr="003B0052">
        <w:t>N = ((</w:t>
      </w:r>
      <w:proofErr w:type="spellStart"/>
      <w:r w:rsidRPr="003B0052">
        <w:t>Rsample</w:t>
      </w:r>
      <w:proofErr w:type="spellEnd"/>
      <w:r w:rsidRPr="003B0052">
        <w:t>/</w:t>
      </w:r>
      <w:proofErr w:type="spellStart"/>
      <w:r w:rsidRPr="003B0052">
        <w:t>Rstandard</w:t>
      </w:r>
      <w:proofErr w:type="spellEnd"/>
      <w:r w:rsidRPr="003B0052">
        <w:t xml:space="preserve">) – 1) </w:t>
      </w:r>
      <w:r>
        <w:t>x</w:t>
      </w:r>
      <w:r w:rsidRPr="003B0052">
        <w:t xml:space="preserve"> 1000, where R represents the ratio of </w:t>
      </w:r>
      <w:r w:rsidRPr="00DD06A6">
        <w:rPr>
          <w:vertAlign w:val="superscript"/>
        </w:rPr>
        <w:t>13</w:t>
      </w:r>
      <w:r w:rsidRPr="003B0052">
        <w:t>C</w:t>
      </w:r>
      <w:r>
        <w:t>/</w:t>
      </w:r>
      <w:r w:rsidRPr="00DD06A6">
        <w:rPr>
          <w:vertAlign w:val="superscript"/>
        </w:rPr>
        <w:t>1</w:t>
      </w:r>
      <w:r>
        <w:rPr>
          <w:vertAlign w:val="superscript"/>
        </w:rPr>
        <w:t>2</w:t>
      </w:r>
      <w:r w:rsidRPr="003B0052">
        <w:t xml:space="preserve">C or </w:t>
      </w:r>
      <w:r w:rsidRPr="00DD06A6">
        <w:rPr>
          <w:vertAlign w:val="superscript"/>
        </w:rPr>
        <w:t>15</w:t>
      </w:r>
      <w:r w:rsidRPr="003B0052">
        <w:t>N/</w:t>
      </w:r>
      <w:r w:rsidRPr="00DD06A6">
        <w:rPr>
          <w:vertAlign w:val="superscript"/>
        </w:rPr>
        <w:t>1</w:t>
      </w:r>
      <w:r>
        <w:rPr>
          <w:vertAlign w:val="superscript"/>
        </w:rPr>
        <w:t>4</w:t>
      </w:r>
      <w:r w:rsidRPr="003B0052">
        <w:t>N.</w:t>
      </w:r>
      <w:r>
        <w:t xml:space="preserve"> </w:t>
      </w:r>
    </w:p>
    <w:p w14:paraId="7303F305" w14:textId="0EE1C8D4" w:rsidR="008E4F35" w:rsidRDefault="008E4F35" w:rsidP="008E4F35">
      <w:pPr>
        <w:spacing w:after="240"/>
        <w:jc w:val="both"/>
      </w:pPr>
      <w:r w:rsidRPr="003B0052">
        <w:t>We applied lipid corrections to consumer and baseline tissues following</w:t>
      </w:r>
      <w:r>
        <w:t xml:space="preserve"> </w:t>
      </w:r>
      <w:r>
        <w:fldChar w:fldCharType="begin"/>
      </w:r>
      <w:r w:rsidR="0094022C">
        <w:instrText xml:space="preserve"> ADDIN ZOTERO_ITEM CSL_CITATION {"citationID":"mELIICSP","properties":{"unsorted":false,"formattedCitation":"(Kiljunen et al. 2006)","plainCitation":"(Kiljunen et al. 2006)","dontUpdate":true,"noteIndex":0},"citationItems":[{"id":2782,"uris":["http://zotero.org/users/local/6gGbWaws/items/QDE8PH8M"],"itemData":{"id":2782,"type":"article-journal","abstract":"1 Stable isotope analyses coupled with mixing models are being used increasingly to evaluate ecological management issues and questions. Such applications of stable isotope analyses often require simultaneous carbon and nitrogen analyses from the same sample. Correction of the carbon isotope values to take account of the varying content of 13C-depleted lipids is then frequently achieved by a lipid-normalization procedure using a model describing the relationship between change in δ13C following lipid removal and the original C:N ratio of a sample. 2 We evaluated the applicability of two widely used normalization models using empirical data for muscle tissue from a wide range of fish and for aquatic invertebrates. Neither normalization model proved satisfactory, and we present some modifications that greatly improve the fit of one of the models to the fish muscle data. For invertebrates we found no clear relationship between change in δ13C following lipid removal and the original C:N ratio. 3 We also examined the effect of lipid-normalization on the output of a mixing model designed to calculate the proportional contribution of prey items to the diet of a consumer. Mixing model output was greatly influenced by whether prey or consumer values alone or together were lipid-normalized and we urge caution in the interpretation of results from these models pending further experimental evidence. 4 Synthesis and applications. We describe a revised lipid-normalization model that should be applicable to a wide range of marine and freshwater fish species in studies applying stable isotope analyses to ecological management issues. However, we strongly advise against applying these kinds of lipid-normalization models to aquatic invertebrate data. The interpretation of outputs from mixing models is greatly influenced by whether the carbon isotope data have been lipid-normalized or not.","container-title":"Journal of Applied Ecology","DOI":"10.1111/j.1365-2664.2006.01224.x","ISSN":"1365-2664","issue":"6","language":"en","note":"_eprint: https://besjournals.onlinelibrary.wiley.com/doi/pdf/10.1111/j.1365-2664.2006.01224.x","page":"1213-1222","source":"Wiley Online Library","title":"A revised model for lipid-normalizing δ13C values from aquatic organisms, with implications for isotope mixing models","volume":"43","author":[{"family":"Kiljunen","given":"Mikko"},{"family":"Grey","given":"Jonathan"},{"family":"Sinisalo","given":"Tuula"},{"family":"Harrod","given":"Chris"},{"family":"Immonen","given":"Hemmo"},{"family":"Jones","given":"Roger I."}],"issued":{"date-parts":[["2006"]]}}}],"schema":"https://github.com/citation-style-language/schema/raw/master/csl-citation.json"} </w:instrText>
      </w:r>
      <w:r>
        <w:fldChar w:fldCharType="separate"/>
      </w:r>
      <w:r>
        <w:rPr>
          <w:noProof/>
        </w:rPr>
        <w:t>Kiljunen et al. (2006)</w:t>
      </w:r>
      <w:r>
        <w:fldChar w:fldCharType="end"/>
      </w:r>
      <w:r w:rsidRPr="003B0052">
        <w:t xml:space="preserve"> because C:N ratios exceeded the recommended threshold of 3.5 across our datase</w:t>
      </w:r>
      <w:r>
        <w:t xml:space="preserve">t </w:t>
      </w:r>
      <w:r>
        <w:fldChar w:fldCharType="begin"/>
      </w:r>
      <w:r w:rsidR="0094022C">
        <w:instrText xml:space="preserve"> ADDIN ZOTERO_ITEM CSL_CITATION {"citationID":"YwlaJ0xm","properties":{"unsorted":false,"formattedCitation":"(Post et al. 2007)","plainCitation":"(Post et al. 2007)","noteIndex":0},"citationItems":[{"id":3885,"uris":["http://zotero.org/users/local/6gGbWaws/items/BTVRWV7S"],"itemData":{"id":3885,"type":"article-journal","abstract":"Within an organism, lipids are depleted in 13C relative to proteins and carbohydrates (more negative δ13C), and variation in lipid content among organisms or among tissue types has the potential to introduce considerable bias into stable isotope analyses that use δ13C. Despite the potential for introduced error, there is no consensus on the need to account for lipids in stable isotope analyses. Here we address two questions: (1) If and when is it important to account for the effects of variation in lipid content on δ13C? (2) If it is important, which method(s) are reliable and robust for dealing with lipid variation? We evaluated the reliability of direct chemical extraction, which physically removes lipids from samples, and mathematical normalization, which uses the carbon-to-nitrogen (C:N) ratio of a sample to normalize δ13C after analysis by measuring the lipid content, the C:N ratio, and the effect of lipid content on δ13C (Δδ13C) of plants and animals with a wide range of lipid contents. For animals, we found strong relationships between C:N and lipid content, between lipid content and Δδ13C, and between C:N and Δδ13C. For plants, C:N was not a good predictor of lipid content or Δδ13C, but we found a strong relationship between carbon content and lipid content, lipid content and Δδ13C, and between and carbon content and Δδ13C. Our results indicate that lipid extraction or normalization is most important when lipid content is variable among consumers of interest or between consumers and end members, and when differences in δ13C between end members is &lt;10–12‰. The vast majority of studies using natural variation in δ13C fall within these criteria. Both direct lipid extraction and mathematical normalization reduce biases in δ13C, but mathematical normalization simplifies sample preparation and better preserves the integrity of samples for δ15N analysis.","container-title":"Oecologia","DOI":"10.1007/s00442-006-0630-x","ISSN":"1432-1939","issue":"1","journalAbbreviation":"Oecologia","language":"en","page":"179-189","source":"Springer Link","title":"Getting to the fat of the matter: models, methods and assumptions for dealing with lipids in stable isotope analyses","title-short":"Getting to the fat of the matter","volume":"152","author":[{"family":"Post","given":"David M."},{"family":"Layman","given":"Craig A."},{"family":"Arrington","given":"D. Albrey"},{"family":"Takimoto","given":"Gaku"},{"family":"Quattrochi","given":"John"},{"family":"Montaña","given":"Carman G."}],"issued":{"date-parts":[["2007",5,1]]}}}],"schema":"https://github.com/citation-style-language/schema/raw/master/csl-citation.json"} </w:instrText>
      </w:r>
      <w:r>
        <w:fldChar w:fldCharType="separate"/>
      </w:r>
      <w:r>
        <w:rPr>
          <w:noProof/>
        </w:rPr>
        <w:t>(Post et al. 2007)</w:t>
      </w:r>
      <w:r>
        <w:fldChar w:fldCharType="end"/>
      </w:r>
      <w:r w:rsidRPr="003B0052">
        <w:t xml:space="preserve">. Given ongoing debate over the application of lipid normalization in ecological stable isotope studies </w:t>
      </w:r>
      <w:r>
        <w:fldChar w:fldCharType="begin"/>
      </w:r>
      <w:r w:rsidR="0094022C">
        <w:instrText xml:space="preserve"> ADDIN ZOTERO_ITEM CSL_CITATION {"citationID":"3oBSZASn","properties":{"unsorted":false,"formattedCitation":"(Arostegui et al. 2019)","plainCitation":"(Arostegui et al. 2019)","noteIndex":0},"citationItems":[{"id":2788,"uris":["http://zotero.org/users/local/6gGbWaws/items/EBBL7JZV"],"itemData":{"id":2788,"type":"article-journal","abstract":"Carbon isotopes are commonly used in trophic ecology to estimate consumer diet composition. This estimation is complicated by the fact that lipids exhibit a more depleted carbon signature (δ13C) than other macromolecules, and are often found at different concentrations among individual organisms. Some researchers argue that lipids bias diet reconstructions using stable isotopes and should be accounted for prior to analysis in food web mixing models, whereas others contend that removing lipids may result in erroneous interpretations of the trophic interactions under study. To highlight this disagreement on best practices for applying δ13C in food web studies, we sampled the recent literature to determine the frequency and method of lipid-correction. We then quantified the potential magnitude and source of bias in mixing model results from a theoretical example and case study of diet reconstruction. The literature was split nearly evenly as to whether lipid-correction was applied to δ13C data in mixing model estimates of diet composition. Comparative mixing model scenarios demonstrated that lipid-correction can substantially alter the estimated diet composition and interpretation of consumer foraging habits. Given the lack of consensus on whether or not to lipid-correct prey and/or consumers, and the associated variation in mixing model results, we call for the establishment of a unified framework that will guide diet reconstruction in stable isotope ecology. Uncertainty in the prevalence of direct routing versus de novo synthesis of lipids across ecosystems, taxa, and trophic levels must be resolved to better guide treatment of lipids in isotope studies using carbon.","container-title":"Oecologia","DOI":"10.1007/s00442-019-04525-7","ISSN":"1432-1939","issue":"4","journalAbbreviation":"Oecologia","language":"eng","page":"745-755","PMID":"31667600","source":"PubMed","title":"Does lipid-correction introduce biases into isotopic mixing models? Implications for diet reconstruction studies","title-short":"Does lipid-correction introduce biases into isotopic mixing models?","volume":"191","author":[{"family":"Arostegui","given":"Martin C."},{"family":"Schindler","given":"Daniel E."},{"family":"Holtgrieve","given":"Gordon W."}],"issued":{"date-parts":[["2019",12]]}}}],"schema":"https://github.com/citation-style-language/schema/raw/master/csl-citation.json"} </w:instrText>
      </w:r>
      <w:r>
        <w:fldChar w:fldCharType="separate"/>
      </w:r>
      <w:r>
        <w:rPr>
          <w:noProof/>
        </w:rPr>
        <w:t>(Arostegui et al. 2019)</w:t>
      </w:r>
      <w:r>
        <w:fldChar w:fldCharType="end"/>
      </w:r>
      <w:r w:rsidRPr="003B0052">
        <w:t>, we repeated our analyses</w:t>
      </w:r>
      <w:r w:rsidR="00A61D1D">
        <w:t xml:space="preserve"> (see below)</w:t>
      </w:r>
      <w:r w:rsidRPr="003B0052">
        <w:t xml:space="preserve"> using non–lipid-</w:t>
      </w:r>
      <w:r w:rsidRPr="003B0052">
        <w:lastRenderedPageBreak/>
        <w:t xml:space="preserve">corrected values and found </w:t>
      </w:r>
      <w:r>
        <w:t>consistent</w:t>
      </w:r>
      <w:r w:rsidRPr="003B0052">
        <w:t xml:space="preserve"> patterns</w:t>
      </w:r>
      <w:r>
        <w:t xml:space="preserve"> of foraging behaviour</w:t>
      </w:r>
      <w:r w:rsidRPr="003B0052">
        <w:t xml:space="preserve"> to those presented in the proceeding sections (Figure S</w:t>
      </w:r>
      <w:r>
        <w:t>3</w:t>
      </w:r>
      <w:r w:rsidRPr="003B0052">
        <w:t xml:space="preserve">). </w:t>
      </w:r>
    </w:p>
    <w:p w14:paraId="798F049E" w14:textId="5FABE2AC" w:rsidR="008E4F35" w:rsidRPr="002F6666" w:rsidRDefault="00CD3D9F" w:rsidP="008E4F35">
      <w:pPr>
        <w:spacing w:after="240"/>
        <w:jc w:val="both"/>
        <w:rPr>
          <w:i/>
          <w:iCs/>
          <w:lang w:val="en-US"/>
        </w:rPr>
      </w:pPr>
      <w:r>
        <w:rPr>
          <w:i/>
          <w:iCs/>
          <w:lang w:val="en-US"/>
        </w:rPr>
        <w:t>Stable Isotopes</w:t>
      </w:r>
    </w:p>
    <w:p w14:paraId="7EB120B3" w14:textId="14DB67A8" w:rsidR="008E4F35" w:rsidRDefault="008E4F35" w:rsidP="008E4F35">
      <w:pPr>
        <w:spacing w:after="240"/>
        <w:jc w:val="both"/>
      </w:pPr>
      <w:r w:rsidRPr="00471B18">
        <w:t>To evaluate the foraging behaviour of shiners captured across lake and creek habitats seasonally, we estimated the proportion of lake-derived carbon in liver tissues using a two-source stable isotope mixing model</w:t>
      </w:r>
      <w:r>
        <w:t xml:space="preserve"> </w:t>
      </w:r>
      <w:r>
        <w:fldChar w:fldCharType="begin"/>
      </w:r>
      <w:r w:rsidR="0094022C">
        <w:instrText xml:space="preserve"> ADDIN ZOTERO_ITEM CSL_CITATION {"citationID":"pIwiBioF","properties":{"unsorted":false,"formattedCitation":"(Post 2002)","plainCitation":"(Post 2002)","noteIndex":0},"citationItems":[{"id":2799,"uris":["http://zotero.org/users/local/6gGbWaws/items/324R9G7J"],"itemData":{"id":2799,"type":"article-journal","abstract":"The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fldChar w:fldCharType="separate"/>
      </w:r>
      <w:r>
        <w:rPr>
          <w:noProof/>
        </w:rPr>
        <w:t>(Post 2002)</w:t>
      </w:r>
      <w:r>
        <w:fldChar w:fldCharType="end"/>
      </w:r>
      <w:r>
        <w:t xml:space="preserve">. </w:t>
      </w:r>
      <w:r w:rsidRPr="00471B18">
        <w:t xml:space="preserve">For </w:t>
      </w:r>
      <w:proofErr w:type="gramStart"/>
      <w:r w:rsidRPr="00471B18">
        <w:t>each individual</w:t>
      </w:r>
      <w:proofErr w:type="gramEnd"/>
      <w:r w:rsidRPr="00471B18">
        <w:t xml:space="preserve">, alpha (α; the proportion of assimilated carbon derived from lake </w:t>
      </w:r>
      <w:r>
        <w:t>re</w:t>
      </w:r>
      <w:r w:rsidRPr="00471B18">
        <w:t xml:space="preserve">sources) was calculated from liver tissue </w:t>
      </w:r>
      <w:r w:rsidRPr="003B0052">
        <w:t>δ</w:t>
      </w:r>
      <w:r w:rsidRPr="00DD06A6">
        <w:rPr>
          <w:vertAlign w:val="superscript"/>
        </w:rPr>
        <w:t>13</w:t>
      </w:r>
      <w:r w:rsidRPr="003B0052">
        <w:t>C</w:t>
      </w:r>
      <w:r w:rsidRPr="00471B18">
        <w:t xml:space="preserve"> values using the creek and lake mayfly</w:t>
      </w:r>
      <w:r>
        <w:t xml:space="preserve"> </w:t>
      </w:r>
      <w:r w:rsidRPr="003B0052">
        <w:t>δ</w:t>
      </w:r>
      <w:r w:rsidRPr="00DD06A6">
        <w:rPr>
          <w:vertAlign w:val="superscript"/>
        </w:rPr>
        <w:t>13</w:t>
      </w:r>
      <w:r w:rsidRPr="003B0052">
        <w:t>C</w:t>
      </w:r>
      <w:r w:rsidRPr="00471B18">
        <w:t xml:space="preserve"> baselines as endpoints</w:t>
      </w:r>
      <w:r>
        <w:t>:</w:t>
      </w:r>
    </w:p>
    <w:p w14:paraId="6C40643E" w14:textId="77777777" w:rsidR="008E4F35" w:rsidRDefault="008E4F35" w:rsidP="008E4F35">
      <w:pPr>
        <w:spacing w:after="240"/>
        <w:jc w:val="right"/>
      </w:pPr>
      <m:oMath>
        <m:r>
          <m:rPr>
            <m:sty m:val="p"/>
          </m:rPr>
          <w:rPr>
            <w:rFonts w:ascii="Cambria Math" w:hAnsi="Cambria Math"/>
          </w:rPr>
          <m:t>Proportion lake derived carbon (α)=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 xml:space="preserve">creek </m:t>
                </m:r>
              </m:sub>
            </m:sSub>
          </m:num>
          <m:den>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lake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creek</m:t>
                </m:r>
              </m:sub>
            </m:sSub>
          </m:den>
        </m:f>
      </m:oMath>
      <w:r>
        <w:tab/>
      </w:r>
      <w:r>
        <w:tab/>
      </w:r>
      <w:r w:rsidRPr="003B0052">
        <w:t>(1)</w:t>
      </w:r>
      <w:r>
        <w:t>,</w:t>
      </w:r>
    </w:p>
    <w:p w14:paraId="7D528A0B" w14:textId="77777777" w:rsidR="008E4F35" w:rsidRDefault="008E4F35" w:rsidP="008E4F35">
      <w:pPr>
        <w:spacing w:after="240"/>
        <w:jc w:val="both"/>
      </w:pPr>
      <w:r w:rsidRPr="00471B18">
        <w:t xml:space="preserve">with estimates constrained between </w:t>
      </w:r>
      <w:r>
        <w:t xml:space="preserve">zero and one, with zero representing no carbon derived from lake resources and one representing carbon fully derived from lake resources. </w:t>
      </w:r>
    </w:p>
    <w:p w14:paraId="6286BB02" w14:textId="1105A8A2" w:rsidR="008E4F35" w:rsidRDefault="008E4F35" w:rsidP="008E4F35">
      <w:pPr>
        <w:spacing w:after="240"/>
        <w:jc w:val="both"/>
      </w:pPr>
      <w:r w:rsidRPr="00471B18">
        <w:t xml:space="preserve">Trophic position was then estimated for </w:t>
      </w:r>
      <w:proofErr w:type="gramStart"/>
      <w:r w:rsidRPr="00471B18">
        <w:t>each individual</w:t>
      </w:r>
      <w:proofErr w:type="gramEnd"/>
      <w:r w:rsidRPr="00471B18">
        <w:t xml:space="preserve"> using the α value derived from Equation 1, in which the baseline δ</w:t>
      </w:r>
      <w:r w:rsidRPr="00471B18">
        <w:rPr>
          <w:vertAlign w:val="superscript"/>
        </w:rPr>
        <w:t>15</w:t>
      </w:r>
      <w:r w:rsidRPr="00471B18">
        <w:t>N was calculated as a weighted average of the creek and lake mayfly</w:t>
      </w:r>
      <w:r>
        <w:t xml:space="preserve"> </w:t>
      </w:r>
      <w:r w:rsidRPr="00471B18">
        <w:t>δ</w:t>
      </w:r>
      <w:r w:rsidRPr="00471B18">
        <w:rPr>
          <w:vertAlign w:val="superscript"/>
        </w:rPr>
        <w:t>15</w:t>
      </w:r>
      <w:r w:rsidRPr="00471B18">
        <w:t>N values proportional to each individual’s estimated lake-derived carbon contribution</w:t>
      </w:r>
      <w:r w:rsidR="0094022C">
        <w:t xml:space="preserve"> following equation 2:</w:t>
      </w:r>
    </w:p>
    <w:p w14:paraId="65C13509" w14:textId="77777777" w:rsidR="008E4F35" w:rsidRDefault="008E4F35" w:rsidP="008E4F35">
      <w:pPr>
        <w:spacing w:after="240"/>
        <w:jc w:val="right"/>
      </w:pPr>
      <m:oMath>
        <m:r>
          <m:rPr>
            <m:sty m:val="p"/>
          </m:rPr>
          <w:rPr>
            <w:rFonts w:ascii="Cambria Math" w:hAnsi="Cambria Math"/>
          </w:rPr>
          <m:t>Trophic Position =2+</m:t>
        </m:r>
        <m:d>
          <m:dPr>
            <m:begChr m:val="["/>
            <m:endChr m:val="]"/>
            <m:ctrlPr>
              <w:rPr>
                <w:rFonts w:ascii="Cambria Math" w:hAnsi="Cambria Math"/>
              </w:rPr>
            </m:ctrlPr>
          </m:dPr>
          <m:e>
            <m:r>
              <m:rPr>
                <m:sty m:val="p"/>
              </m:rPr>
              <w:rPr>
                <w:rFonts w:ascii="Cambria Math" w:hAnsi="Cambria Math"/>
              </w:rPr>
              <m:t>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creek</m:t>
                    </m:r>
                  </m:sub>
                </m:sSub>
              </m:num>
              <m:den>
                <m:r>
                  <w:rPr>
                    <w:rFonts w:ascii="Cambria Math" w:hAnsi="Cambria Math"/>
                  </w:rPr>
                  <m:t>3.4</m:t>
                </m:r>
              </m:den>
            </m:f>
            <m:r>
              <w:rPr>
                <w:rFonts w:ascii="Cambria Math" w:hAnsi="Cambria Math"/>
              </w:rPr>
              <m:t xml:space="preserve">+ </m:t>
            </m:r>
            <m:d>
              <m:dPr>
                <m:ctrlPr>
                  <w:rPr>
                    <w:rFonts w:ascii="Cambria Math" w:hAnsi="Cambria Math"/>
                    <w:i/>
                  </w:rPr>
                </m:ctrlPr>
              </m:dPr>
              <m:e>
                <m:r>
                  <w:rPr>
                    <w:rFonts w:ascii="Cambria Math" w:hAnsi="Cambria Math"/>
                  </w:rPr>
                  <m:t>1-</m:t>
                </m:r>
                <m:r>
                  <m:rPr>
                    <m:sty m:val="p"/>
                  </m:rPr>
                  <w:rPr>
                    <w:rFonts w:ascii="Cambria Math" w:hAnsi="Cambria Math"/>
                  </w:rPr>
                  <m:t>α</m:t>
                </m:r>
                <m:ctrlPr>
                  <w:rPr>
                    <w:rFonts w:ascii="Cambria Math" w:hAnsi="Cambria Math"/>
                  </w:rPr>
                </m:ctrlPr>
              </m:e>
            </m:d>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lake</m:t>
                    </m:r>
                  </m:sub>
                </m:sSub>
              </m:num>
              <m:den>
                <m:r>
                  <w:rPr>
                    <w:rFonts w:ascii="Cambria Math" w:hAnsi="Cambria Math"/>
                  </w:rPr>
                  <m:t>3.4</m:t>
                </m:r>
              </m:den>
            </m:f>
          </m:e>
        </m:d>
        <m:r>
          <w:rPr>
            <w:rFonts w:ascii="Cambria Math" w:hAnsi="Cambria Math"/>
          </w:rPr>
          <m:t xml:space="preserve">  </m:t>
        </m:r>
      </m:oMath>
      <w:r>
        <w:tab/>
        <w:t>(2).</w:t>
      </w:r>
    </w:p>
    <w:p w14:paraId="27828499" w14:textId="6E5EF3AF" w:rsidR="008E4F35" w:rsidRDefault="008E4F35" w:rsidP="00201F83">
      <w:pPr>
        <w:spacing w:after="240"/>
        <w:jc w:val="both"/>
      </w:pPr>
      <w:r w:rsidRPr="00471B18">
        <w:t>A trophic fractionation factor of 3.4</w:t>
      </w:r>
      <w:r>
        <w:t>%</w:t>
      </w:r>
      <w:r w:rsidRPr="00471B18">
        <w:t xml:space="preserve"> per trophic level was assumed throughout</w:t>
      </w:r>
      <w:r>
        <w:t xml:space="preserve"> </w:t>
      </w:r>
      <w:r>
        <w:fldChar w:fldCharType="begin"/>
      </w:r>
      <w:r w:rsidR="0094022C">
        <w:instrText xml:space="preserve"> ADDIN ZOTERO_ITEM CSL_CITATION {"citationID":"3vt03m2p","properties":{"unsorted":false,"formattedCitation":"(Post 2002)","plainCitation":"(Post 2002)","noteIndex":0},"citationItems":[{"id":2799,"uris":["http://zotero.org/users/local/6gGbWaws/items/324R9G7J"],"itemData":{"id":2799,"type":"article-journal","abstract":"The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fldChar w:fldCharType="separate"/>
      </w:r>
      <w:r>
        <w:rPr>
          <w:noProof/>
        </w:rPr>
        <w:t>(Post 2002)</w:t>
      </w:r>
      <w:r>
        <w:fldChar w:fldCharType="end"/>
      </w:r>
      <w:r>
        <w:t xml:space="preserve">. Note that we use only mayflies as baselines in our analyses of shiner foraging, as mussels in the creek were heavily enriched in </w:t>
      </w:r>
      <w:r w:rsidRPr="003B0052">
        <w:t>δ</w:t>
      </w:r>
      <w:r w:rsidRPr="00DD06A6">
        <w:rPr>
          <w:vertAlign w:val="superscript"/>
        </w:rPr>
        <w:t>15</w:t>
      </w:r>
      <w:r w:rsidRPr="003B0052">
        <w:t>N</w:t>
      </w:r>
      <w:del w:id="18" w:author="Tunney, Tyler (DFO/MPO)" w:date="2026-04-30T15:50:00Z">
        <w:r w:rsidDel="00FF060F">
          <w:delText xml:space="preserve">, </w:delText>
        </w:r>
        <w:r w:rsidR="00F96B8C" w:rsidDel="00FF060F">
          <w:delText>which may be due</w:delText>
        </w:r>
        <w:r w:rsidDel="00FF060F">
          <w:delText xml:space="preserve"> to white sucker (</w:delText>
        </w:r>
        <w:r w:rsidRPr="00814D4A" w:rsidDel="00FF060F">
          <w:rPr>
            <w:i/>
            <w:iCs/>
          </w:rPr>
          <w:delText>Catostomus commersonii</w:delText>
        </w:r>
        <w:r w:rsidDel="00FF060F">
          <w:delText xml:space="preserve">) spawning over mussel beds in the creek habitat and the consumption </w:delText>
        </w:r>
        <w:r w:rsidR="00F96B8C" w:rsidDel="00FF060F">
          <w:delText xml:space="preserve">of sucker excrements </w:delText>
        </w:r>
        <w:r w:rsidDel="00FF060F">
          <w:delText>by filter feeding mussels (C. A. Ward personal observation; Figure S2</w:delText>
        </w:r>
        <w:r w:rsidR="0094022C" w:rsidDel="00FF060F">
          <w:delText xml:space="preserve">; </w:delText>
        </w:r>
        <w:r w:rsidR="0094022C" w:rsidDel="00FF060F">
          <w:fldChar w:fldCharType="begin"/>
        </w:r>
        <w:r w:rsidR="008F64CE" w:rsidDel="00FF060F">
          <w:delInstrText xml:space="preserve"> ADDIN ZOTERO_ITEM CSL_CITATION {"citationID":"sBmh4pCH","properties":{"unsorted":false,"formattedCitation":"(Childress and McIntyre 2015)","plainCitation":"(Childress and McIntyre 2015)","dontUpdate":true,"noteIndex":0},"citationItems":[{"id":2779,"uris":["http://zotero.org/users/local/6gGbWaws/items/5I4BHB7A"],"itemData":{"id":2779,"type":"article-journal","abstract":"Migratory animals can enhance ecosystem productivity through the delivery of material subsidies. Among fish, Pacific salmon are well known to deliver large quantities of nutrients to streams as they die after spawning, but the input pathways by which iteroparous species provide nutrient subsidies have not been resolved. Our objective was to determine the importance of excretion, eggs and carcasses as nutrient sources from a large migration of longnose suckers into a stream draining a moderately agricultural catchment. Additionally, we evaluated nutrient limitation in the stream using nutrient-diffusing substrates and determined the timing of nutrient releases during egg decomposition using a microcosm experiment. Eggs were the largest component of the nitrogen (N, 57%) and phosphorus (P, 76%) inputs from the migration, followed by excretion by live adults (40% N, 16% P). Carcasses were a minor component of inputs. Estimated P inputs from fish were over three times larger than the observed export of dissolved P in this P-limited stream during the 66-day sampling period. In contrast, sucker N inputs were &lt;2% of dissolved N export, which was dominated by NO3. However, the dynamics of NH4 concentrations through the course of the migration were closely associated with estimated NH4 inputs from excretion and eggs. Eggs and excretion constitute significant nutrient inputs during migrations, even in catchments with elevated nutrient loads from agriculture. Mass mortality is not required for migratory fish to enhance nutrient availability in their spawning habitats. Given that sucker excretion rates and female reproductive investment are typical for freshwater fish, our results suggest that spawning migrations of iteroparous species in rivers around the world may deliver important nutrient subsidies when migrations are large.","container-title":"Freshwater Biology","DOI":"10.1111/fwb.12494","ISSN":"1365-2427","issue":"3","language":"en","license":"© 2014 John Wiley &amp; Sons Ltd","note":"_eprint: https://onlinelibrary.wiley.com/doi/pdf/10.1111/fwb.12494","page":"490-499","source":"Wiley Online Library","title":"Multiple nutrient subsidy pathways from a spawning migration of iteroparous fish","volume":"60","author":[{"family":"Childress","given":"Evan S."},{"family":"McIntyre","given":"Peter B."}],"issued":{"date-parts":[["2015"]]}}}],"schema":"https://github.com/citation-style-language/schema/raw/master/csl-citation.json"} </w:delInstrText>
        </w:r>
        <w:r w:rsidR="0094022C" w:rsidDel="00FF060F">
          <w:fldChar w:fldCharType="separate"/>
        </w:r>
        <w:r w:rsidR="0094022C" w:rsidDel="00FF060F">
          <w:rPr>
            <w:noProof/>
          </w:rPr>
          <w:delText>Childress and McIntyre 2015)</w:delText>
        </w:r>
        <w:r w:rsidR="0094022C" w:rsidDel="00FF060F">
          <w:fldChar w:fldCharType="end"/>
        </w:r>
        <w:r w:rsidDel="00FF060F">
          <w:delText>.</w:delText>
        </w:r>
      </w:del>
    </w:p>
    <w:p w14:paraId="5525980E" w14:textId="77777777" w:rsidR="008E4F35" w:rsidRPr="00837F74" w:rsidRDefault="008E4F35" w:rsidP="008E4F35">
      <w:pPr>
        <w:pStyle w:val="Heading3"/>
        <w:jc w:val="both"/>
        <w:rPr>
          <w:color w:val="auto"/>
        </w:rPr>
      </w:pPr>
      <w:r w:rsidRPr="00837F74">
        <w:rPr>
          <w:color w:val="auto"/>
        </w:rPr>
        <w:t xml:space="preserve">Habitat </w:t>
      </w:r>
      <w:r>
        <w:rPr>
          <w:color w:val="auto"/>
        </w:rPr>
        <w:t>U</w:t>
      </w:r>
      <w:r w:rsidRPr="00837F74">
        <w:rPr>
          <w:color w:val="auto"/>
        </w:rPr>
        <w:t xml:space="preserve">se and </w:t>
      </w:r>
      <w:r>
        <w:rPr>
          <w:color w:val="auto"/>
        </w:rPr>
        <w:t>M</w:t>
      </w:r>
      <w:r w:rsidRPr="00837F74">
        <w:rPr>
          <w:color w:val="auto"/>
        </w:rPr>
        <w:t xml:space="preserve">ovement </w:t>
      </w:r>
    </w:p>
    <w:p w14:paraId="1E472CF3" w14:textId="49B02BA1" w:rsidR="008E4F35" w:rsidRPr="003B0052" w:rsidRDefault="008E4F35" w:rsidP="008E4F35">
      <w:pPr>
        <w:spacing w:before="240" w:after="240"/>
        <w:jc w:val="both"/>
      </w:pPr>
      <w:r w:rsidRPr="003B0052">
        <w:t xml:space="preserve">Acoustic telemetry was used to track the habitat use and movement of shiners between the lake and creek. </w:t>
      </w:r>
      <w:del w:id="19" w:author="Tunney, Tyler (DFO/MPO)" w:date="2026-04-30T14:38:00Z">
        <w:r w:rsidRPr="003B0052" w:rsidDel="003200CD">
          <w:delText xml:space="preserve">Due to a limited number of tags and to minimize variability in movement patterns across species, </w:delText>
        </w:r>
      </w:del>
      <w:ins w:id="20" w:author="Tunney, Tyler (DFO/MPO)" w:date="2026-04-30T14:38:00Z">
        <w:r w:rsidR="003200CD">
          <w:t>T</w:t>
        </w:r>
      </w:ins>
      <w:del w:id="21" w:author="Tunney, Tyler (DFO/MPO)" w:date="2026-04-30T14:38:00Z">
        <w:r w:rsidRPr="003B0052" w:rsidDel="003200CD">
          <w:delText>t</w:delText>
        </w:r>
      </w:del>
      <w:r w:rsidRPr="003B0052">
        <w:t>agging efforts focused exclusively on golden shiners (</w:t>
      </w:r>
      <w:proofErr w:type="spellStart"/>
      <w:r w:rsidRPr="003B0052">
        <w:rPr>
          <w:i/>
          <w:iCs/>
        </w:rPr>
        <w:t>Notemigonus</w:t>
      </w:r>
      <w:proofErr w:type="spellEnd"/>
      <w:r w:rsidRPr="003B0052">
        <w:rPr>
          <w:i/>
          <w:iCs/>
        </w:rPr>
        <w:t xml:space="preserve"> </w:t>
      </w:r>
      <w:proofErr w:type="spellStart"/>
      <w:r w:rsidRPr="003B0052">
        <w:rPr>
          <w:i/>
          <w:iCs/>
        </w:rPr>
        <w:t>crysoleucas</w:t>
      </w:r>
      <w:proofErr w:type="spellEnd"/>
      <w:r w:rsidRPr="003B0052">
        <w:t xml:space="preserve">). A total of </w:t>
      </w:r>
      <w:r>
        <w:t>55</w:t>
      </w:r>
      <w:r w:rsidRPr="003B0052">
        <w:t xml:space="preserve"> individuals were surgically implanted with acoustic transmitters (V6-180 kHz; </w:t>
      </w:r>
      <w:proofErr w:type="spellStart"/>
      <w:r w:rsidRPr="003B0052">
        <w:t>Innovasea</w:t>
      </w:r>
      <w:proofErr w:type="spellEnd"/>
      <w:r w:rsidRPr="003B0052">
        <w:t xml:space="preserve">, Halifax, Nova Scotia). </w:t>
      </w:r>
      <w:r w:rsidRPr="003B0052">
        <w:rPr>
          <w:lang w:val="en-US"/>
        </w:rPr>
        <w:t xml:space="preserve">Transmitters measured 15 mm in length, 6 mm in diameter, weighed 0.5 g in water, and emitted at ~146 </w:t>
      </w:r>
      <w:proofErr w:type="spellStart"/>
      <w:r w:rsidRPr="003B0052">
        <w:rPr>
          <w:lang w:val="en-US"/>
        </w:rPr>
        <w:t>dB.</w:t>
      </w:r>
      <w:proofErr w:type="spellEnd"/>
      <w:r w:rsidRPr="003B0052">
        <w:rPr>
          <w:lang w:val="en-US"/>
        </w:rPr>
        <w:t xml:space="preserve"> Each transmitter carried a unique identifier and was programmed with one of three nominal ping interval ranges</w:t>
      </w:r>
      <w:r w:rsidRPr="003B0052">
        <w:t>.</w:t>
      </w:r>
      <w:r w:rsidRPr="003B0052">
        <w:rPr>
          <w:lang w:val="en-US"/>
        </w:rPr>
        <w:t xml:space="preserve"> 10 fish received tags with slower intervals of 130–230 s, 5 fish received faster tags with intervals of 33–57 s, and the majority (</w:t>
      </w:r>
      <w:r>
        <w:rPr>
          <w:lang w:val="en-US"/>
        </w:rPr>
        <w:t>40</w:t>
      </w:r>
      <w:r w:rsidRPr="003B0052">
        <w:rPr>
          <w:lang w:val="en-US"/>
        </w:rPr>
        <w:t xml:space="preserve"> fish) </w:t>
      </w:r>
      <w:r w:rsidRPr="003B0052">
        <w:t>received</w:t>
      </w:r>
      <w:r w:rsidRPr="003B0052">
        <w:rPr>
          <w:lang w:val="en-US"/>
        </w:rPr>
        <w:t xml:space="preserve"> tags with intermediate intervals of 80–160 s. Tagged shiners averaged 154 ± 10 mm in total length and 35 ± 8 g in weight, with transmitters representing ≤ 2% of body mass in water.</w:t>
      </w:r>
      <w:r>
        <w:rPr>
          <w:lang w:val="en-US"/>
        </w:rPr>
        <w:t xml:space="preserve"> </w:t>
      </w:r>
      <w:r w:rsidRPr="00FF164F">
        <w:rPr>
          <w:lang w:val="en-US"/>
        </w:rPr>
        <w:t>Given a tag battery life of approximately two months</w:t>
      </w:r>
      <w:r>
        <w:rPr>
          <w:lang w:val="en-US"/>
        </w:rPr>
        <w:t xml:space="preserve"> for </w:t>
      </w:r>
      <w:proofErr w:type="gramStart"/>
      <w:r>
        <w:rPr>
          <w:lang w:val="en-US"/>
        </w:rPr>
        <w:t>the majority of</w:t>
      </w:r>
      <w:proofErr w:type="gramEnd"/>
      <w:r>
        <w:rPr>
          <w:lang w:val="en-US"/>
        </w:rPr>
        <w:t xml:space="preserve"> tags</w:t>
      </w:r>
      <w:r w:rsidRPr="00FF164F">
        <w:rPr>
          <w:lang w:val="en-US"/>
        </w:rPr>
        <w:t xml:space="preserve">, fish were tagged in successive cohorts across multiple seasons to ensure temporal coverage throughout the study period. Tags were implanted </w:t>
      </w:r>
      <w:r>
        <w:rPr>
          <w:lang w:val="en-US"/>
        </w:rPr>
        <w:t>in</w:t>
      </w:r>
      <w:r w:rsidRPr="00FF164F">
        <w:rPr>
          <w:lang w:val="en-US"/>
        </w:rPr>
        <w:t xml:space="preserve"> spring, summer, and fall of 2023 </w:t>
      </w:r>
      <w:r>
        <w:rPr>
          <w:lang w:val="en-US"/>
        </w:rPr>
        <w:t>to 2025</w:t>
      </w:r>
      <w:r w:rsidRPr="00FF164F">
        <w:rPr>
          <w:lang w:val="en-US"/>
        </w:rPr>
        <w:t>, and fish were monitored from October 2023 through September 2025</w:t>
      </w:r>
      <w:r>
        <w:rPr>
          <w:lang w:val="en-US"/>
        </w:rPr>
        <w:t xml:space="preserve"> (see Figure S6 for abacus plot of tagged shiner detections through time)</w:t>
      </w:r>
      <w:r w:rsidRPr="00FF164F">
        <w:rPr>
          <w:lang w:val="en-US"/>
        </w:rPr>
        <w:t>.</w:t>
      </w:r>
    </w:p>
    <w:p w14:paraId="2B943447" w14:textId="77777777" w:rsidR="008E4F35" w:rsidRPr="003B0052" w:rsidRDefault="008E4F35" w:rsidP="008E4F35">
      <w:pPr>
        <w:spacing w:after="240"/>
        <w:jc w:val="both"/>
      </w:pPr>
      <w:r w:rsidRPr="003B0052">
        <w:lastRenderedPageBreak/>
        <w:t>Fish were captured with trap nets and held in aerated lake water for approximately 15 minutes prior to surgery. Anesthesia was induced in buffered MS-222 (100 mg L</w:t>
      </w:r>
      <w:r>
        <w:rPr>
          <w:vertAlign w:val="superscript"/>
        </w:rPr>
        <w:t>-1</w:t>
      </w:r>
      <w:r w:rsidRPr="003B0052">
        <w:t xml:space="preserve">) until loss of equilibrium and no response to caudal pinch. During surgery, fish were placed in a cradle lined with </w:t>
      </w:r>
      <w:r>
        <w:t xml:space="preserve">neoprene </w:t>
      </w:r>
      <w:r w:rsidRPr="003B0052">
        <w:t>and irrigated over the gills with maintenance anesthetic (</w:t>
      </w:r>
      <w:r w:rsidRPr="003B0052">
        <w:rPr>
          <w:lang w:val="en-US"/>
        </w:rPr>
        <w:t>45</w:t>
      </w:r>
      <w:r w:rsidRPr="003B0052">
        <w:t xml:space="preserve"> mg L</w:t>
      </w:r>
      <w:r>
        <w:rPr>
          <w:vertAlign w:val="superscript"/>
        </w:rPr>
        <w:t>-1</w:t>
      </w:r>
      <w:r w:rsidRPr="003B0052">
        <w:t>). A 6–8 mm ventral midline incision anterior to the pelvic girdle was made, and transmitters were inserted into the intracoelomic cavity. Incisions were closed with 1–2 surgical sutures using 5-0 absorbable monofilament. Instruments were disinfected with</w:t>
      </w:r>
      <w:r w:rsidRPr="003B0052">
        <w:rPr>
          <w:lang w:val="en-US"/>
        </w:rPr>
        <w:t xml:space="preserve"> 10%</w:t>
      </w:r>
      <w:r w:rsidRPr="003B0052">
        <w:t xml:space="preserve"> </w:t>
      </w:r>
      <w:r w:rsidRPr="003B0052">
        <w:rPr>
          <w:lang w:val="en-US"/>
        </w:rPr>
        <w:t>povidone-iodine</w:t>
      </w:r>
      <w:r w:rsidRPr="003B0052">
        <w:t xml:space="preserve"> prior to each surgery. Surgeries lasted ~3-6 min, and fish typically recovered </w:t>
      </w:r>
      <w:r>
        <w:t>(</w:t>
      </w:r>
      <w:r w:rsidRPr="003B0052">
        <w:t>normal posture and swimming were observe</w:t>
      </w:r>
      <w:r>
        <w:t xml:space="preserve">d) </w:t>
      </w:r>
      <w:r w:rsidRPr="003B0052">
        <w:t xml:space="preserve">in aerated tanks within </w:t>
      </w:r>
      <w:r>
        <w:t>10</w:t>
      </w:r>
      <w:r w:rsidRPr="003B0052">
        <w:t>–</w:t>
      </w:r>
      <w:r>
        <w:t xml:space="preserve">12 </w:t>
      </w:r>
      <w:r w:rsidRPr="003B0052">
        <w:t>min</w:t>
      </w:r>
      <w:r>
        <w:t>utes. After recovery, fish</w:t>
      </w:r>
      <w:r w:rsidRPr="003B0052">
        <w:t xml:space="preserve"> were released at their site of capture</w:t>
      </w:r>
      <w:r>
        <w:t xml:space="preserve">. </w:t>
      </w:r>
    </w:p>
    <w:p w14:paraId="6FA66500" w14:textId="77777777" w:rsidR="008E4F35" w:rsidRPr="003B0052" w:rsidRDefault="008E4F35" w:rsidP="008E4F35">
      <w:pPr>
        <w:spacing w:after="240"/>
        <w:jc w:val="both"/>
      </w:pPr>
      <w:r w:rsidRPr="003B0052">
        <w:rPr>
          <w:lang w:val="en-US"/>
        </w:rPr>
        <w:t xml:space="preserve">The receiver array consisted of 30 omnidirectional </w:t>
      </w:r>
      <w:proofErr w:type="spellStart"/>
      <w:r w:rsidRPr="003B0052">
        <w:rPr>
          <w:lang w:val="en-US"/>
        </w:rPr>
        <w:t>Innovasea</w:t>
      </w:r>
      <w:proofErr w:type="spellEnd"/>
      <w:r w:rsidRPr="003B0052">
        <w:rPr>
          <w:lang w:val="en-US"/>
        </w:rPr>
        <w:t xml:space="preserve"> receivers (VR2W, 69 kHz) deployed to cover </w:t>
      </w:r>
      <w:r w:rsidRPr="003B0052">
        <w:t xml:space="preserve">the interface of </w:t>
      </w:r>
      <w:r w:rsidRPr="003B0052">
        <w:rPr>
          <w:lang w:val="en-US"/>
        </w:rPr>
        <w:t>Sproule Bay and Costello Creek</w:t>
      </w:r>
      <w:r w:rsidRPr="003B0052">
        <w:t xml:space="preserve"> (Figure 2)</w:t>
      </w:r>
      <w:r w:rsidRPr="003B0052">
        <w:rPr>
          <w:lang w:val="en-US"/>
        </w:rPr>
        <w:t xml:space="preserve">. Receivers were moored 1–2 m above the lake or creek bottom with subsurface floats and anchors and were positioned to provide overlapping coverage across the habitat boundary. </w:t>
      </w:r>
      <w:r w:rsidRPr="003B0052">
        <w:t>Receivers</w:t>
      </w:r>
      <w:r w:rsidRPr="003B0052">
        <w:rPr>
          <w:lang w:val="en-US"/>
        </w:rPr>
        <w:t xml:space="preserve"> were inspected and serviced in September 2023 prior to the start of telemetry monitoring. </w:t>
      </w:r>
      <w:r w:rsidRPr="003B0052">
        <w:t>Range tests were conducted on two receivers per habitat</w:t>
      </w:r>
      <w:r>
        <w:t xml:space="preserve"> (lake or creek)</w:t>
      </w:r>
      <w:r w:rsidRPr="003B0052">
        <w:t xml:space="preserve"> to determine detection range in the different locations. To evaluate detection range in different habitats, drift tests were conducted on two receivers in each habitat type, including the transition zone between the lake and creek. On average, receivers in the lake detected transmitters at distances up to ~200 m, those in the creek up to ~65 m, and those in the transition zone up to ~100 m. When transmitters were placed directly within dense vegetation or behind creek meanders, detections were not made, indicating that detection probability was </w:t>
      </w:r>
      <w:r>
        <w:t xml:space="preserve">significantly </w:t>
      </w:r>
      <w:r w:rsidRPr="003B0052">
        <w:t>higher for fish occupying lake habitats than creek habitats.</w:t>
      </w:r>
    </w:p>
    <w:p w14:paraId="5D7DAFB4" w14:textId="3C752374" w:rsidR="008E4F35" w:rsidRDefault="008E4F35" w:rsidP="008E4F35">
      <w:pPr>
        <w:spacing w:after="240"/>
        <w:jc w:val="both"/>
      </w:pPr>
      <w:r w:rsidRPr="003D472F">
        <w:rPr>
          <w:lang w:val="en-US"/>
        </w:rPr>
        <w:t xml:space="preserve">Raw detections were filtered to remove false codes and duplicates (&lt;60 s apart for the same fish). </w:t>
      </w:r>
      <w:r w:rsidRPr="003D472F">
        <w:t>Analyses were restricted to fish detected post-release (</w:t>
      </w:r>
      <w:r w:rsidRPr="00671642">
        <w:rPr>
          <w:i/>
          <w:iCs/>
        </w:rPr>
        <w:t>n</w:t>
      </w:r>
      <w:r w:rsidRPr="003D472F">
        <w:rPr>
          <w:i/>
          <w:iCs/>
        </w:rPr>
        <w:t xml:space="preserve"> </w:t>
      </w:r>
      <w:r w:rsidRPr="003D472F">
        <w:t xml:space="preserve">= </w:t>
      </w:r>
      <w:r>
        <w:t>46</w:t>
      </w:r>
      <w:r w:rsidRPr="003D472F">
        <w:t xml:space="preserve">). </w:t>
      </w:r>
      <w:r>
        <w:t>Two</w:t>
      </w:r>
      <w:r w:rsidRPr="003D472F">
        <w:t xml:space="preserve"> tagged individuals that remained within detection range of a single receiver for the duration of their detection history were excluded from the final dataset, as this pattern is consistent with post-release mortality</w:t>
      </w:r>
      <w:r>
        <w:t xml:space="preserve"> </w:t>
      </w:r>
      <w:r>
        <w:fldChar w:fldCharType="begin"/>
      </w:r>
      <w:r w:rsidR="0094022C">
        <w:instrText xml:space="preserve"> ADDIN ZOTERO_ITEM CSL_CITATION {"citationID":"pjTjI0b6","properties":{"unsorted":false,"formattedCitation":"(Klinard and Matley 2020)","plainCitation":"(Klinard and Matley 2020)","dontUpdate":true,"noteIndex":0},"citationItems":[{"id":3892,"uris":["http://zotero.org/users/local/6gGbWaws/items/YDWKDGGV"],"itemData":{"id":3892,"type":"article-journal","abstract":"Neglecting to account for the mortality of study animals in ecological research has the potential to lead to biased interpretation of behaviour. Considering the widespread use of acoustic telemetry to track the presence and movements of aquatic animals, if mortality is not appropriately addressed, conservation or management decisions affecting important resources may be distorted. Although mortality can be difficult to identify, it is unclear how frequent mortality is considered or incorporated in acoustic telemetry research, particularly studies relating to the behaviour of tagged animals. The main objective of this review was to characterize if and how mortality was incorporated in recent acoustic telemetry articles published during 2015–2019. For the 640 articles reviewed, criteria used to address mortality were summarized across study and animal types, providing a comprehensive view of ‘mortality consideration’. Also, we discuss the common approaches that have been used in previous studies to incorporate mortality, as well as emerging tools, major concerns, and advice to help guide its inclusion in future work. We found that 50% of ecology/behaviour articles tracking the movements of elasmobranchs, bony fishes, and other aquatic animals did not communicate that mortality was either contemplated, investigated, or integrated into the study. For the studies that did incorporate mortality, 75% identified mortality events equating to an average of ~ 11% of animals tagged in each study. The criteria used to assess mortality varied among study types with horizontal movement, movements between adjacent receiver stations, and direct observation of fate as the most common for ecology/behaviour, mortality/survival, and tagging effects articles, respectively. We conclude that reporting of and methods to assess mortality should be more widespread in acoustic telemetry research, especially since movement ecology is increasingly being used to inform management decisions.","container-title":"Reviews in Fish Biology and Fisheries","DOI":"10.1007/s11160-020-09613-z","ISSN":"1573-5184","issue":"3","journalAbbreviation":"Rev Fish Biol Fisheries","language":"en","page":"485-499","source":"Springer Link","title":"Living until proven dead: addressing mortality in acoustic telemetry research","title-short":"Living until proven dead","volume":"30","author":[{"family":"Klinard","given":"Natalie V."},{"family":"Matley","given":"Jordan K."}],"issued":{"date-parts":[["2020",9,1]]}}}],"schema":"https://github.com/citation-style-language/schema/raw/master/csl-citation.json"} </w:instrText>
      </w:r>
      <w:r>
        <w:fldChar w:fldCharType="separate"/>
      </w:r>
      <w:r>
        <w:rPr>
          <w:noProof/>
        </w:rPr>
        <w:t>(Klinard and Matley 2020</w:t>
      </w:r>
      <w:r>
        <w:fldChar w:fldCharType="end"/>
      </w:r>
      <w:r w:rsidRPr="003D472F">
        <w:t>; transmitter id #</w:t>
      </w:r>
      <w:r w:rsidRPr="00E730D7">
        <w:t>34905</w:t>
      </w:r>
      <w:r>
        <w:t xml:space="preserve"> </w:t>
      </w:r>
      <w:r w:rsidRPr="003D472F">
        <w:t>and #</w:t>
      </w:r>
      <w:r w:rsidRPr="00E730D7">
        <w:t>32999</w:t>
      </w:r>
      <w:r>
        <w:t xml:space="preserve"> </w:t>
      </w:r>
      <w:r w:rsidRPr="003D472F">
        <w:t xml:space="preserve">shown in abacus plot in </w:t>
      </w:r>
      <w:r>
        <w:t>F</w:t>
      </w:r>
      <w:r w:rsidRPr="003D472F">
        <w:t>igure S</w:t>
      </w:r>
      <w:r>
        <w:t>6</w:t>
      </w:r>
      <w:r w:rsidRPr="003D472F">
        <w:t xml:space="preserve">). </w:t>
      </w:r>
      <w:r>
        <w:t xml:space="preserve"> </w:t>
      </w:r>
    </w:p>
    <w:p w14:paraId="39CA6C3A" w14:textId="2A9F6779" w:rsidR="008E4F35" w:rsidDel="00EC6F7B" w:rsidRDefault="008E4F35" w:rsidP="008E4F35">
      <w:pPr>
        <w:spacing w:after="240"/>
        <w:jc w:val="both"/>
        <w:rPr>
          <w:del w:id="22" w:author="Tunney, Tyler (DFO/MPO)" w:date="2026-04-30T16:02:00Z"/>
          <w:lang w:val="en-US"/>
        </w:rPr>
      </w:pPr>
      <w:del w:id="23" w:author="Tunney, Tyler (DFO/MPO)" w:date="2026-04-30T16:02:00Z">
        <w:r w:rsidRPr="003D472F" w:rsidDel="00EC6F7B">
          <w:delText>For the remaining fish (</w:delText>
        </w:r>
        <w:r w:rsidRPr="00671642" w:rsidDel="00EC6F7B">
          <w:rPr>
            <w:i/>
            <w:iCs/>
          </w:rPr>
          <w:delText>n</w:delText>
        </w:r>
        <w:r w:rsidRPr="003D472F" w:rsidDel="00EC6F7B">
          <w:delText xml:space="preserve"> = 4</w:delText>
        </w:r>
        <w:r w:rsidDel="00EC6F7B">
          <w:delText>4</w:delText>
        </w:r>
        <w:r w:rsidRPr="003D472F" w:rsidDel="00EC6F7B">
          <w:delText xml:space="preserve">), enriched time series were constructed from the tag-on date (offset by one day to account for variation in release timing) to the tag-off date, which reflected battery life and any “on/off” cycles of transmitters. </w:delText>
        </w:r>
        <w:r w:rsidRPr="003D472F" w:rsidDel="00EC6F7B">
          <w:rPr>
            <w:lang w:val="en-US"/>
          </w:rPr>
          <w:delText xml:space="preserve">To generate continuous </w:delText>
        </w:r>
        <w:r w:rsidRPr="003D472F" w:rsidDel="00EC6F7B">
          <w:delText>time series for fish with active tags</w:delText>
        </w:r>
        <w:r w:rsidRPr="003D472F" w:rsidDel="00EC6F7B">
          <w:rPr>
            <w:lang w:val="en-US"/>
          </w:rPr>
          <w:delText xml:space="preserve">, we constructed an enriched minute-level time series in which a fish’s last known location (lake or creek) was carried forward if no detection occurred during a given minute, but the fish’s tag was active. This approach is used to reduce gaps in </w:delText>
        </w:r>
        <w:r w:rsidDel="00EC6F7B">
          <w:rPr>
            <w:lang w:val="en-US"/>
          </w:rPr>
          <w:delText xml:space="preserve">the </w:delText>
        </w:r>
        <w:r w:rsidRPr="003D472F" w:rsidDel="00EC6F7B">
          <w:rPr>
            <w:lang w:val="en-US"/>
          </w:rPr>
          <w:delText>movement dataset</w:delText>
        </w:r>
        <w:r w:rsidDel="00EC6F7B">
          <w:rPr>
            <w:lang w:val="en-US"/>
          </w:rPr>
          <w:delText xml:space="preserve"> given that fish could easily move out of detection range, especially in the creek </w:delText>
        </w:r>
        <w:r w:rsidRPr="003D472F" w:rsidDel="00EC6F7B">
          <w:rPr>
            <w:lang w:val="en-US"/>
          </w:rPr>
          <w:delText>and was justified by the close placement of receivers along the lake–creek boundary</w:delText>
        </w:r>
        <w:r w:rsidDel="00EC6F7B">
          <w:rPr>
            <w:lang w:val="en-US"/>
          </w:rPr>
          <w:delText xml:space="preserve"> </w:delText>
        </w:r>
        <w:r w:rsidRPr="003D472F" w:rsidDel="00EC6F7B">
          <w:rPr>
            <w:lang w:val="en-US"/>
          </w:rPr>
          <w:delText>which ensured that cross-boundary movements would be captured</w:delText>
        </w:r>
        <w:r w:rsidDel="00EC6F7B">
          <w:rPr>
            <w:lang w:val="en-US"/>
          </w:rPr>
          <w:delText xml:space="preserve"> </w:delText>
        </w:r>
        <w:r w:rsidDel="00EC6F7B">
          <w:rPr>
            <w:lang w:val="en-US"/>
          </w:rPr>
          <w:fldChar w:fldCharType="begin"/>
        </w:r>
        <w:r w:rsidR="0094022C" w:rsidDel="00EC6F7B">
          <w:rPr>
            <w:lang w:val="en-US"/>
          </w:rPr>
          <w:delInstrText xml:space="preserve"> ADDIN ZOTERO_ITEM CSL_CITATION {"citationID":"ATafZ95O","properties":{"unsorted":false,"formattedCitation":"(Larocque et al. 2025)","plainCitation":"(Larocque et al. 2025)","noteIndex":0},"citationItems":[{"id":3896,"uris":["http://zotero.org/users/local/6gGbWaws/items/TP4KUTAV"],"itemData":{"id":3896,"type":"article-journal","abstract":"Conservation decisions surrounding which fish habitats managers choose to protect and restore are informed by fish habitat models. As acoustic telemetry has allowed for improvements in our ability to directly measure fish positions year-round, so too have there been opportunities to refine and apply fish habitat models. In an area with considerable anthropogenic disturbance, Hamilton Harbour in the Laurentian Great Lakes, we used telemetry-based fish habitat models to identify key habitat variables, compare habitat associations among seasons, and spatially identify the presence distribution of six fish species. Using environmental data and telemetry-based presence–absence from 2016 to 2022, random forest models were developed for each species across seasons. Habitat variables with the highest relative importance across species included fetch, water depth, and percentage cover of submerged aquatic vegetation. The presence probability of each species was spatially predicted for each season within Hamilton Harbour. Generally, species showed a spatial range expansion with greater presence probability in the fall and winter to include parts of the harbor further offshore, and a range contraction in the spring and summer toward the nearshore, sheltered areas, with summer having the most limited habitat availability. Greater habitat suitability was predicted in western Hamilton Harbour for the majority of species, whereas the east end was less suitable and may benefit from habitat restoration. These types of fish habitat models are highly flexible and can be used with a variety of data, not just telemetry, and should be considered as an additional tool for fish habitat and fisheries managers alike.","container-title":"Journal of Fish Biology","DOI":"10.1111/jfb.15899","ISSN":"1095-8649","issue":"5","language":"en","license":"© 2024 His Majesty the King in Right of Canada and The Author(s). Journal of Fish Biology published by John Wiley &amp; Sons Ltd on behalf of Fisheries Society of the British Isles. Reproduced with the permission of the Minister of Fisheries and Oceans Canada.","note":"_eprint: https://onlinelibrary.wiley.com/doi/pdf/10.1111/jfb.15899","page":"1601-1618","source":"Wiley Online Library","title":"Application of telemetry-based fish habitat models to predict spatial habitat availability and inform ecological restoration","volume":"106","author":[{"family":"Larocque","given":"Sarah M."},{"family":"Bzonek","given":"Paul A."},{"family":"Brownscombe","given":"Jacob W."},{"family":"Martin","given":"Gillian K."},{"family":"Brooks","given":"Jill L."},{"family":"Boston","given":"Christine M."},{"family":"Doka","given":"Susan E."},{"family":"Cooke","given":"Steven J."},{"family":"Midwood","given":"Jonathan D."}],"issued":{"date-parts":[["2025"]]}}}],"schema":"https://github.com/citation-style-language/schema/raw/master/csl-citation.json"} </w:delInstrText>
        </w:r>
        <w:r w:rsidDel="00EC6F7B">
          <w:rPr>
            <w:lang w:val="en-US"/>
          </w:rPr>
          <w:fldChar w:fldCharType="separate"/>
        </w:r>
        <w:r w:rsidDel="00EC6F7B">
          <w:rPr>
            <w:noProof/>
            <w:lang w:val="en-US"/>
          </w:rPr>
          <w:delText>(Larocque et al. 2025)</w:delText>
        </w:r>
        <w:r w:rsidDel="00EC6F7B">
          <w:rPr>
            <w:lang w:val="en-US"/>
          </w:rPr>
          <w:fldChar w:fldCharType="end"/>
        </w:r>
        <w:r w:rsidRPr="003D472F" w:rsidDel="00EC6F7B">
          <w:rPr>
            <w:lang w:val="en-US"/>
          </w:rPr>
          <w:delText xml:space="preserve">. </w:delText>
        </w:r>
        <w:r w:rsidRPr="003D472F" w:rsidDel="00EC6F7B">
          <w:delText xml:space="preserve">The </w:delText>
        </w:r>
        <w:r w:rsidRPr="003D472F" w:rsidDel="00EC6F7B">
          <w:rPr>
            <w:lang w:val="en-US"/>
          </w:rPr>
          <w:delText xml:space="preserve">enriched time series </w:delText>
        </w:r>
        <w:r w:rsidDel="00EC6F7B">
          <w:delText>are</w:delText>
        </w:r>
        <w:r w:rsidRPr="003D472F" w:rsidDel="00EC6F7B">
          <w:delText xml:space="preserve"> shown</w:delText>
        </w:r>
        <w:r w:rsidRPr="003D472F" w:rsidDel="00EC6F7B">
          <w:rPr>
            <w:lang w:val="en-US"/>
          </w:rPr>
          <w:delText xml:space="preserve"> </w:delText>
        </w:r>
        <w:r w:rsidRPr="003D472F" w:rsidDel="00EC6F7B">
          <w:delText xml:space="preserve">for all transmitters through time </w:delText>
        </w:r>
        <w:r w:rsidDel="00EC6F7B">
          <w:rPr>
            <w:lang w:val="en-US"/>
          </w:rPr>
          <w:delText xml:space="preserve">in </w:delText>
        </w:r>
        <w:r w:rsidRPr="003D472F" w:rsidDel="00EC6F7B">
          <w:rPr>
            <w:lang w:val="en-US"/>
          </w:rPr>
          <w:delText>Fig</w:delText>
        </w:r>
        <w:r w:rsidRPr="003D472F" w:rsidDel="00EC6F7B">
          <w:delText>ure</w:delText>
        </w:r>
        <w:r w:rsidRPr="003D472F" w:rsidDel="00EC6F7B">
          <w:rPr>
            <w:lang w:val="en-US"/>
          </w:rPr>
          <w:delText xml:space="preserve"> S</w:delText>
        </w:r>
        <w:r w:rsidDel="00EC6F7B">
          <w:rPr>
            <w:lang w:val="en-US"/>
          </w:rPr>
          <w:delText>7</w:delText>
        </w:r>
        <w:r w:rsidRPr="003D472F" w:rsidDel="00EC6F7B">
          <w:rPr>
            <w:lang w:val="en-US"/>
          </w:rPr>
          <w:delText xml:space="preserve">. </w:delText>
        </w:r>
      </w:del>
    </w:p>
    <w:p w14:paraId="51D5F0B2" w14:textId="3699DC67" w:rsidR="002329D0" w:rsidRPr="002735A4" w:rsidRDefault="002329D0" w:rsidP="008E4F35">
      <w:pPr>
        <w:spacing w:after="240"/>
        <w:jc w:val="both"/>
      </w:pPr>
      <w:r>
        <w:t xml:space="preserve">To characterize </w:t>
      </w:r>
      <w:proofErr w:type="gramStart"/>
      <w:r>
        <w:t>habitat</w:t>
      </w:r>
      <w:proofErr w:type="gramEnd"/>
      <w:r>
        <w:t xml:space="preserve"> use, we calculated two telemetry-based metrics for each individual within each season, habitat residency and habitat recurrence. Habitat recurrence was quantified as the number of discrete return events to an individual’s initial detected habitat, defined as cases in which a fish was first detected in one habitat, subsequently exited that habitat, and was later detected there again. Habitat residency was defined as the proportion of detected minutes within a season during which an individual was inferred to be in the habitat in which they were captured and released, calculated as the number of minutes assigned to the lake divided by the total number of minutes in that season. Seasons were defined as spring (March 21 to June 20), summer (June 21 to September 20), fall (September 21 to December 20), and winter (December 21 to March 20). Note that winter data were excluded from analyses of habitat recurrence and residency to maintain consistency with the stable isotope dataset, which did not include winter sampling.</w:t>
      </w:r>
    </w:p>
    <w:p w14:paraId="127CCF19" w14:textId="2BFD4CC3" w:rsidR="008E4F35" w:rsidRPr="00837F74" w:rsidRDefault="008E4F35" w:rsidP="008E4F35">
      <w:pPr>
        <w:pStyle w:val="Heading3"/>
        <w:jc w:val="both"/>
        <w:rPr>
          <w:color w:val="auto"/>
        </w:rPr>
      </w:pPr>
      <w:r>
        <w:rPr>
          <w:color w:val="auto"/>
        </w:rPr>
        <w:lastRenderedPageBreak/>
        <w:t>Biomass</w:t>
      </w:r>
      <w:r w:rsidR="00586921">
        <w:rPr>
          <w:color w:val="auto"/>
        </w:rPr>
        <w:t xml:space="preserve"> Flux</w:t>
      </w:r>
    </w:p>
    <w:p w14:paraId="5921A75B" w14:textId="618EE7F4" w:rsidR="008E4F35" w:rsidRPr="003B0052" w:rsidRDefault="008E4F35" w:rsidP="008E4F35">
      <w:pPr>
        <w:spacing w:before="240" w:after="240"/>
        <w:jc w:val="both"/>
      </w:pPr>
      <w:r w:rsidRPr="003B0052">
        <w:t>Trap nets were set across the width of Costello Creek at two locations, one at the mouth of the creek and the other approximately two kilometers upstream</w:t>
      </w:r>
      <w:r w:rsidR="005D794A">
        <w:t xml:space="preserve"> at the junction of a culvert</w:t>
      </w:r>
      <w:r w:rsidR="005D177A">
        <w:t xml:space="preserve"> (see Figure S1 for map showing trap locations)</w:t>
      </w:r>
      <w:r w:rsidRPr="003B0052">
        <w:t xml:space="preserve">. </w:t>
      </w:r>
      <w:del w:id="24" w:author="Tunney, Tyler (DFO/MPO)" w:date="2026-04-30T16:04:00Z">
        <w:r w:rsidRPr="003B0052" w:rsidDel="00EC6F7B">
          <w:delText>At the mouth</w:delText>
        </w:r>
        <w:r w:rsidR="005D177A" w:rsidDel="00EC6F7B">
          <w:delText xml:space="preserve"> of Costello Creek</w:delText>
        </w:r>
        <w:r w:rsidRPr="003B0052" w:rsidDel="00EC6F7B">
          <w:delText xml:space="preserve">, two </w:delText>
        </w:r>
        <w:r w:rsidR="00E32F9F" w:rsidRPr="003B0052" w:rsidDel="00EC6F7B">
          <w:delText>small mesh</w:delText>
        </w:r>
        <w:r w:rsidRPr="003B0052" w:rsidDel="00EC6F7B">
          <w:delText xml:space="preserve"> (4mm) fyke nets with an opening size of 39</w:delText>
        </w:r>
        <w:r w:rsidDel="00EC6F7B">
          <w:delText xml:space="preserve"> </w:delText>
        </w:r>
        <w:r w:rsidRPr="003B0052" w:rsidDel="00EC6F7B">
          <w:delText>x</w:delText>
        </w:r>
        <w:r w:rsidDel="00EC6F7B">
          <w:delText xml:space="preserve"> </w:delText>
        </w:r>
        <w:r w:rsidRPr="003B0052" w:rsidDel="00EC6F7B">
          <w:delText>39 inches were deployed. The nets were set with the lead lines blocking the creek, ensuring that fish moving upstream were captured in one net, while fish moving downstream were intercepted</w:delText>
        </w:r>
        <w:r w:rsidDel="00EC6F7B">
          <w:delText xml:space="preserve"> and captured</w:delText>
        </w:r>
        <w:r w:rsidRPr="003B0052" w:rsidDel="00EC6F7B">
          <w:delText xml:space="preserve"> by the other. At the upstream</w:delText>
        </w:r>
        <w:r w:rsidR="005D794A" w:rsidDel="00EC6F7B">
          <w:delText xml:space="preserve"> culvert</w:delText>
        </w:r>
        <w:r w:rsidRPr="003B0052" w:rsidDel="00EC6F7B">
          <w:delText xml:space="preserve"> location, a custom-made trap net was used, measuring 27 inches in height, 23.5 inches in width, and 36.5 inches in length. The trap was designed with two compartments, one</w:delText>
        </w:r>
        <w:r w:rsidDel="00EC6F7B">
          <w:delText xml:space="preserve"> </w:delText>
        </w:r>
        <w:r w:rsidRPr="003B0052" w:rsidDel="00EC6F7B">
          <w:delText xml:space="preserve">facing upstream and the other </w:delText>
        </w:r>
        <w:r w:rsidDel="00EC6F7B">
          <w:delText>facing</w:delText>
        </w:r>
        <w:r w:rsidRPr="003B0052" w:rsidDel="00EC6F7B">
          <w:delText xml:space="preserve"> downstream. To block the entire width of the creek, large block nets (</w:delText>
        </w:r>
        <w:r w:rsidR="00E32F9F" w:rsidRPr="003B0052" w:rsidDel="00EC6F7B">
          <w:delText>small</w:delText>
        </w:r>
        <w:r w:rsidR="00E32F9F" w:rsidDel="00EC6F7B">
          <w:delText xml:space="preserve"> mesh</w:delText>
        </w:r>
        <w:r w:rsidRPr="003B0052" w:rsidDel="00EC6F7B">
          <w:delText>; 4</w:delText>
        </w:r>
        <w:r w:rsidDel="00EC6F7B">
          <w:delText xml:space="preserve"> </w:delText>
        </w:r>
        <w:r w:rsidRPr="003B0052" w:rsidDel="00EC6F7B">
          <w:delText xml:space="preserve">mm) were placed on each side of the trap. </w:delText>
        </w:r>
      </w:del>
      <w:r w:rsidRPr="003B0052">
        <w:t xml:space="preserve">Fish </w:t>
      </w:r>
      <w:r w:rsidR="00C36E0C">
        <w:t>were inferred to be moving</w:t>
      </w:r>
      <w:r w:rsidRPr="003B0052">
        <w:t xml:space="preserve"> upstream </w:t>
      </w:r>
      <w:r w:rsidR="00C36E0C">
        <w:t xml:space="preserve">if they </w:t>
      </w:r>
      <w:r w:rsidRPr="003B0052">
        <w:t xml:space="preserve">were captured in the upstream-facing compartment, while those </w:t>
      </w:r>
      <w:r w:rsidR="00C36E0C">
        <w:t>captured</w:t>
      </w:r>
      <w:r w:rsidRPr="003B0052">
        <w:t xml:space="preserve"> in the downstream-facing compartment </w:t>
      </w:r>
      <w:r w:rsidR="00C36E0C">
        <w:t>were inferred to be moving downstream in the creek</w:t>
      </w:r>
      <w:r w:rsidRPr="003B0052">
        <w:t>.</w:t>
      </w:r>
      <w:r w:rsidR="00C36E0C">
        <w:t xml:space="preserve"> </w:t>
      </w:r>
      <w:r w:rsidRPr="003B0052">
        <w:t xml:space="preserve"> </w:t>
      </w:r>
    </w:p>
    <w:p w14:paraId="7B1E2D84" w14:textId="46697DA6" w:rsidR="008E4F35" w:rsidRPr="003B0052" w:rsidRDefault="008E4F35" w:rsidP="008E4F35">
      <w:pPr>
        <w:spacing w:after="240"/>
        <w:jc w:val="both"/>
      </w:pPr>
      <w:r w:rsidRPr="003B0052">
        <w:t>Traps were set for five consecutive days (trap net set for 24 hours before sampling) during the spring, summer, and fall of 2023, and for three consecutive days in 2024.</w:t>
      </w:r>
      <w:del w:id="25" w:author="Tunney, Tyler (DFO/MPO)" w:date="2026-04-30T16:04:00Z">
        <w:r w:rsidRPr="003B0052" w:rsidDel="00EC6F7B">
          <w:delText xml:space="preserve"> Each morning, fish were removed from the traps, and the number, weight, total length, and fork length of at least 30 individuals per day per species were recorded. After the first 30 fish were measured, bulk weights of each species were recorded among the remainder of fish in each compartment of the trap.</w:delText>
        </w:r>
      </w:del>
      <w:r w:rsidRPr="003B0052">
        <w:t xml:space="preserve"> </w:t>
      </w:r>
    </w:p>
    <w:p w14:paraId="42B0937D" w14:textId="72352F7D" w:rsidR="00B07BFC" w:rsidRDefault="008E4F35" w:rsidP="008E4F35">
      <w:pPr>
        <w:spacing w:after="240"/>
        <w:jc w:val="both"/>
      </w:pPr>
      <w:r w:rsidRPr="003E0E1F">
        <w:t>Standardized surveys were also conducted using minnow traps</w:t>
      </w:r>
      <w:r w:rsidR="005D794A">
        <w:t xml:space="preserve"> </w:t>
      </w:r>
      <w:r w:rsidR="00FB5E5C">
        <w:t xml:space="preserve">with dimensions of </w:t>
      </w:r>
      <w:r w:rsidR="005D794A">
        <w:t>10.5" h</w:t>
      </w:r>
      <w:r w:rsidR="00FB5E5C">
        <w:t>eight</w:t>
      </w:r>
      <w:r w:rsidR="005D794A">
        <w:t xml:space="preserve"> x 17.5" w</w:t>
      </w:r>
      <w:r w:rsidR="00FB5E5C">
        <w:t>idth</w:t>
      </w:r>
      <w:r w:rsidR="005D794A">
        <w:t xml:space="preserve"> x 17.5" l</w:t>
      </w:r>
      <w:r w:rsidR="00FB5E5C">
        <w:t xml:space="preserve">ength, with </w:t>
      </w:r>
      <w:r w:rsidR="005D794A">
        <w:t>three funnels narrowing to 1.5" apertures</w:t>
      </w:r>
      <w:r w:rsidR="00FB5E5C">
        <w:t xml:space="preserve"> (</w:t>
      </w:r>
      <w:r w:rsidR="000454D9">
        <w:t>22-gauge</w:t>
      </w:r>
      <w:r w:rsidR="005D794A">
        <w:t xml:space="preserve"> metal mesh wire)</w:t>
      </w:r>
      <w:r w:rsidR="00FB5E5C">
        <w:t xml:space="preserve">. </w:t>
      </w:r>
      <w:del w:id="26" w:author="Tunney, Tyler (DFO/MPO)" w:date="2026-04-30T16:03:00Z">
        <w:r w:rsidR="00FB5E5C" w:rsidDel="00EC6F7B">
          <w:delText xml:space="preserve">We deployed minnow traps </w:delText>
        </w:r>
        <w:r w:rsidRPr="003E0E1F" w:rsidDel="00EC6F7B">
          <w:delText xml:space="preserve">at 10 sites in the creek and 10 sites in the lake, with deployment locations selected to provide broad spatial coverage </w:delText>
        </w:r>
        <w:r w:rsidDel="00EC6F7B">
          <w:delText>across</w:delText>
        </w:r>
        <w:r w:rsidRPr="003E0E1F" w:rsidDel="00EC6F7B">
          <w:delText xml:space="preserve"> Sproule Bay and throughout Costello Creek (Figure S1). Traps were baited with 50 g of dog kibble and set overnight for approximately 12 hours. Upon retrieval the following morning, all captured fish were identified to species and measured for weight, total length, and fork length</w:delText>
        </w:r>
        <w:r w:rsidR="009A4722" w:rsidDel="00EC6F7B">
          <w:delText xml:space="preserve">. </w:delText>
        </w:r>
      </w:del>
    </w:p>
    <w:p w14:paraId="49283256" w14:textId="77777777" w:rsidR="000F604F" w:rsidRDefault="000F604F" w:rsidP="000F604F">
      <w:pPr>
        <w:jc w:val="both"/>
        <w:rPr>
          <w:rStyle w:val="Heading3Char"/>
          <w:color w:val="auto"/>
        </w:rPr>
      </w:pPr>
      <w:r w:rsidRPr="00962370">
        <w:rPr>
          <w:rStyle w:val="Heading3Char"/>
          <w:color w:val="auto"/>
        </w:rPr>
        <w:t>Body Size Distributions</w:t>
      </w:r>
    </w:p>
    <w:p w14:paraId="7C5150AE" w14:textId="588EEE9E" w:rsidR="000F604F" w:rsidRPr="004953A0" w:rsidRDefault="000F604F" w:rsidP="004953A0">
      <w:pPr>
        <w:spacing w:before="240" w:after="240"/>
        <w:jc w:val="both"/>
        <w:rPr>
          <w:rFonts w:eastAsiaTheme="majorEastAsia" w:cstheme="majorBidi"/>
          <w:sz w:val="28"/>
          <w:szCs w:val="28"/>
        </w:rPr>
      </w:pPr>
      <w:r w:rsidRPr="00962370">
        <w:t xml:space="preserve">To characterize body size distributions of </w:t>
      </w:r>
      <w:commentRangeStart w:id="27"/>
      <w:r w:rsidRPr="00962370">
        <w:t xml:space="preserve">shiners and smallmouth bass </w:t>
      </w:r>
      <w:commentRangeEnd w:id="27"/>
      <w:r w:rsidR="00EC6F7B">
        <w:rPr>
          <w:rStyle w:val="CommentReference"/>
        </w:rPr>
        <w:commentReference w:id="27"/>
      </w:r>
      <w:r w:rsidRPr="00962370">
        <w:t xml:space="preserve">across lake and creek habitats, we compiled total length (TL, mm) data from all individuals captured throughout the study period using all available sampling </w:t>
      </w:r>
      <w:proofErr w:type="spellStart"/>
      <w:r w:rsidRPr="00962370">
        <w:t>methods</w:t>
      </w:r>
      <w:ins w:id="28" w:author="Tunney, Tyler (DFO/MPO)" w:date="2026-04-30T16:08:00Z">
        <w:r w:rsidR="00E04A6B">
          <w:t>.</w:t>
        </w:r>
      </w:ins>
      <w:del w:id="29" w:author="Tunney, Tyler (DFO/MPO)" w:date="2026-04-30T16:08:00Z">
        <w:r w:rsidRPr="00962370" w:rsidDel="00E04A6B">
          <w:delText xml:space="preserve">, including minnow traps, trap nets/fyke nets, angling, and fish collected opportunistically for stable isotope analysis. </w:delText>
        </w:r>
      </w:del>
      <w:r w:rsidRPr="00962370">
        <w:t>Because</w:t>
      </w:r>
      <w:proofErr w:type="spellEnd"/>
      <w:r w:rsidRPr="00962370">
        <w:t xml:space="preserve"> capture effort was not standardized across gear types or habitats for these data, we used these measurements to compare body size distributions among habitats and seasons</w:t>
      </w:r>
      <w:ins w:id="30" w:author="Tunney, Tyler (DFO/MPO)" w:date="2026-04-30T16:07:00Z">
        <w:r w:rsidR="00E04A6B">
          <w:t>.</w:t>
        </w:r>
      </w:ins>
      <w:del w:id="31" w:author="Tunney, Tyler (DFO/MPO)" w:date="2026-04-30T16:07:00Z">
        <w:r w:rsidRPr="00962370" w:rsidDel="00E04A6B">
          <w:delText>, rather than to infer relative abundance or biomass</w:delText>
        </w:r>
      </w:del>
      <w:r w:rsidRPr="00962370">
        <w:t>.</w:t>
      </w:r>
    </w:p>
    <w:p w14:paraId="3B08C3F1" w14:textId="147BEF29" w:rsidR="008C55D8" w:rsidRDefault="008669B1" w:rsidP="00D83308">
      <w:pPr>
        <w:pStyle w:val="Heading3"/>
        <w:jc w:val="both"/>
        <w:rPr>
          <w:color w:val="auto"/>
        </w:rPr>
      </w:pPr>
      <w:r>
        <w:rPr>
          <w:color w:val="auto"/>
        </w:rPr>
        <w:t>Statistical Analysis</w:t>
      </w:r>
    </w:p>
    <w:p w14:paraId="089425A1" w14:textId="47AC094E" w:rsidR="004953A0" w:rsidRPr="004953A0" w:rsidRDefault="004953A0" w:rsidP="004953A0">
      <w:pPr>
        <w:spacing w:before="240" w:after="240"/>
        <w:jc w:val="both"/>
        <w:rPr>
          <w:i/>
          <w:iCs/>
        </w:rPr>
      </w:pPr>
      <w:r>
        <w:rPr>
          <w:i/>
          <w:iCs/>
        </w:rPr>
        <w:t>Generalized Linear Models</w:t>
      </w:r>
    </w:p>
    <w:p w14:paraId="6D092FB3" w14:textId="0163A4EF" w:rsidR="00F84D75" w:rsidDel="00DC1148" w:rsidRDefault="006E64FF" w:rsidP="00DC1148">
      <w:pPr>
        <w:spacing w:after="240"/>
        <w:jc w:val="both"/>
        <w:rPr>
          <w:del w:id="32" w:author="Tunney, Tyler (DFO/MPO)" w:date="2026-05-01T13:44:00Z"/>
        </w:rPr>
      </w:pPr>
      <w:commentRangeStart w:id="33"/>
      <w:r>
        <w:t xml:space="preserve">To </w:t>
      </w:r>
      <w:r w:rsidR="002735A4">
        <w:t>evaluate</w:t>
      </w:r>
      <w:r>
        <w:t xml:space="preserve"> seasonal </w:t>
      </w:r>
      <w:r w:rsidR="001E4F62">
        <w:t xml:space="preserve">and habitat </w:t>
      </w:r>
      <w:r>
        <w:t>differences in</w:t>
      </w:r>
      <w:r w:rsidR="00510FA1">
        <w:t xml:space="preserve"> </w:t>
      </w:r>
      <w:r w:rsidR="00F872BA">
        <w:t>isotopes</w:t>
      </w:r>
      <w:r>
        <w:t xml:space="preserve">, </w:t>
      </w:r>
      <w:r w:rsidR="00F62B13">
        <w:t>telemetry</w:t>
      </w:r>
      <w:r>
        <w:t>, biomass</w:t>
      </w:r>
      <w:r w:rsidR="00700F94">
        <w:t>,</w:t>
      </w:r>
      <w:r w:rsidR="00D57651">
        <w:t xml:space="preserve"> and body size,</w:t>
      </w:r>
      <w:r w:rsidR="00700F94">
        <w:t xml:space="preserve"> we use</w:t>
      </w:r>
      <w:r w:rsidR="00745079">
        <w:t>d</w:t>
      </w:r>
      <w:r w:rsidR="00700F94">
        <w:t xml:space="preserve"> generalized linear model</w:t>
      </w:r>
      <w:r w:rsidR="00A3724D">
        <w:t>s</w:t>
      </w:r>
      <w:r w:rsidR="00EB66D2">
        <w:t xml:space="preserve"> (GLMs)</w:t>
      </w:r>
      <w:r w:rsidR="001F3379">
        <w:t xml:space="preserve">. </w:t>
      </w:r>
      <w:commentRangeEnd w:id="33"/>
      <w:r w:rsidR="00256B6D">
        <w:rPr>
          <w:rStyle w:val="CommentReference"/>
        </w:rPr>
        <w:commentReference w:id="33"/>
      </w:r>
      <w:ins w:id="34" w:author="Tunney, Tyler (DFO/MPO)" w:date="2026-05-01T13:39:00Z">
        <w:r w:rsidR="00DC1148" w:rsidRPr="00DC1148">
          <w:t xml:space="preserve"> </w:t>
        </w:r>
        <w:r w:rsidR="00DC1148">
          <w:t xml:space="preserve">To model non-linear patterns in habitat use by shiners over time, we used generalized additive mixed models (GAMMs) using the </w:t>
        </w:r>
        <w:proofErr w:type="spellStart"/>
        <w:r w:rsidR="00DC1148">
          <w:rPr>
            <w:rStyle w:val="Emphasis"/>
            <w:rFonts w:eastAsiaTheme="majorEastAsia"/>
            <w:color w:val="000000" w:themeColor="text1"/>
          </w:rPr>
          <w:t>mgcv</w:t>
        </w:r>
        <w:proofErr w:type="spellEnd"/>
        <w:r w:rsidR="00DC1148">
          <w:t xml:space="preserve"> package in R with a binomial family and logit link </w:t>
        </w:r>
        <w:r w:rsidR="00DC1148">
          <w:fldChar w:fldCharType="begin"/>
        </w:r>
        <w:r w:rsidR="00DC1148">
          <w:instrText xml:space="preserve"> ADDIN ZOTERO_ITEM CSL_CITATION {"citationID":"8cwtLkad","properties":{"unsorted":false,"formattedCitation":"(Wood 2025)","plainCitation":"(Wood 2025)","noteIndex":0},"citationItems":[{"id":2813,"uris":["http://zotero.org/users/local/6gGbWaws/items/NAM76ZI8"],"itemData":{"id":2813,"type":"software","abstract":"Generalized additive (mixed) models, some of their extensions and other generalized ridge regression with multiple smoothing parameter estimation by (Restricted) Marginal Likelihood, Generalized Cross Validation and similar, or using iterated nested Laplace approximation for fully Bayesian inference. See Wood (2017) &lt;doi:10.1201/9781315370279&gt; for an overview. Includes a gam() function, a wide variety of smoothers, 'JAGS' support and distributions beyond the exponential family.","license":"GPL-2 | GPL-3 [expanded from: GPL (≥ 2)]","source":"R-Packages","title":"mgcv: Mixed GAM Computation Vehicle with Automatic Smoothness Estimation","title-short":"mgcv","URL":"https://cran.r-project.org/web/packages/mgcv/index.html","version":"1.9-3","author":[{"family":"Wood","given":"Simon"}],"accessed":{"date-parts":[["2025",9,15]]},"issued":{"date-parts":[["2025",4,4]]}}}],"schema":"https://github.com/citation-style-language/schema/raw/master/csl-citation.json"} </w:instrText>
        </w:r>
        <w:r w:rsidR="00DC1148">
          <w:fldChar w:fldCharType="separate"/>
        </w:r>
        <w:r w:rsidR="00DC1148">
          <w:rPr>
            <w:noProof/>
          </w:rPr>
          <w:t>(Wood 2025)</w:t>
        </w:r>
        <w:r w:rsidR="00DC1148">
          <w:fldChar w:fldCharType="end"/>
        </w:r>
        <w:r w:rsidR="00DC1148">
          <w:t xml:space="preserve">. </w:t>
        </w:r>
      </w:ins>
      <w:ins w:id="35" w:author="Tunney, Tyler (DFO/MPO)" w:date="2026-05-01T13:42:00Z">
        <w:r w:rsidR="00DC1148">
          <w:t>Comparisons of candidate models were based on Akaike Information Criterion (AIC) with the model yielding the lowest AIC considered the most parsimonious.</w:t>
        </w:r>
      </w:ins>
      <w:ins w:id="36" w:author="Tunney, Tyler (DFO/MPO)" w:date="2026-05-01T13:43:00Z">
        <w:r w:rsidR="00DC1148">
          <w:t xml:space="preserve"> See Supplemental for details on specific models and underlying decisions for defining </w:t>
        </w:r>
      </w:ins>
      <w:ins w:id="37" w:author="Tunney, Tyler (DFO/MPO)" w:date="2026-05-01T13:44:00Z">
        <w:r w:rsidR="00DC1148">
          <w:t>statistical models.</w:t>
        </w:r>
      </w:ins>
      <w:ins w:id="38" w:author="Tunney, Tyler (DFO/MPO)" w:date="2026-05-01T13:43:00Z">
        <w:r w:rsidR="00DC1148">
          <w:t xml:space="preserve">. </w:t>
        </w:r>
      </w:ins>
      <w:del w:id="39" w:author="Tunney, Tyler (DFO/MPO)" w:date="2026-05-01T13:43:00Z">
        <w:r w:rsidR="00DC1148" w:rsidDel="00DC1148">
          <w:delText xml:space="preserve">See supplementary   </w:delText>
        </w:r>
      </w:del>
      <w:del w:id="40" w:author="Tunney, Tyler (DFO/MPO)" w:date="2026-05-01T13:44:00Z">
        <w:r w:rsidR="003E0317" w:rsidDel="00DC1148">
          <w:delText>For l</w:delText>
        </w:r>
        <w:r w:rsidR="00376D37" w:rsidRPr="004235AF" w:rsidDel="00DC1148">
          <w:delText>iver isotopic composition (δ</w:delText>
        </w:r>
        <w:r w:rsidR="00376D37" w:rsidRPr="004235AF" w:rsidDel="00DC1148">
          <w:rPr>
            <w:vertAlign w:val="superscript"/>
          </w:rPr>
          <w:delText>13</w:delText>
        </w:r>
        <w:r w:rsidR="00376D37" w:rsidRPr="004235AF" w:rsidDel="00DC1148">
          <w:delText>C, δ</w:delText>
        </w:r>
        <w:r w:rsidR="00376D37" w:rsidRPr="004235AF" w:rsidDel="00DC1148">
          <w:rPr>
            <w:vertAlign w:val="superscript"/>
          </w:rPr>
          <w:delText>15</w:delText>
        </w:r>
        <w:r w:rsidR="00376D37" w:rsidRPr="004235AF" w:rsidDel="00DC1148">
          <w:delText xml:space="preserve">N) and </w:delText>
        </w:r>
        <w:r w:rsidR="00607BA8" w:rsidDel="00DC1148">
          <w:delText xml:space="preserve">trophic position </w:delText>
        </w:r>
        <w:r w:rsidR="00F262DC" w:rsidDel="00DC1148">
          <w:delText>in</w:delText>
        </w:r>
        <w:r w:rsidR="00376D37" w:rsidRPr="004235AF" w:rsidDel="00DC1148">
          <w:delText xml:space="preserve"> baselines and shiners, we </w:delText>
        </w:r>
        <w:r w:rsidR="00B45B6A" w:rsidDel="00DC1148">
          <w:delText xml:space="preserve">fit </w:delText>
        </w:r>
        <w:r w:rsidR="0011436F" w:rsidDel="00DC1148">
          <w:delText>GLMs</w:delText>
        </w:r>
        <w:r w:rsidR="00D57651" w:rsidDel="00DC1148">
          <w:delText xml:space="preserve"> with gaussian distributions</w:delText>
        </w:r>
        <w:r w:rsidR="001019F5" w:rsidDel="00DC1148">
          <w:delText xml:space="preserve">. For proportion of lake carbon use, we fit </w:delText>
        </w:r>
        <w:r w:rsidR="00856AC9" w:rsidDel="00DC1148">
          <w:delText>a GLM</w:delText>
        </w:r>
        <w:r w:rsidR="001019F5" w:rsidDel="00DC1148">
          <w:delText xml:space="preserve"> with a beta distribution using the glmmTMB package in R, to accommodate the proportional nature of the data bound between 0 and 1</w:delText>
        </w:r>
        <w:r w:rsidR="00DB0828" w:rsidDel="00DC1148">
          <w:delText xml:space="preserve"> </w:delText>
        </w:r>
        <w:r w:rsidR="004D74F6" w:rsidDel="00DC1148">
          <w:fldChar w:fldCharType="begin"/>
        </w:r>
        <w:r w:rsidR="0094022C" w:rsidDel="00DC1148">
          <w:delInstrText xml:space="preserve"> ADDIN ZOTERO_ITEM CSL_CITATION {"citationID":"2IxDfuDA","properties":{"unsorted":false,"formattedCitation":"(Brooks et al. 2023)","plainCitation":"(Brooks et al. 2023)","noteIndex":0},"citationItems":[{"id":"4XAoev7k/8rRfzLbY","uris":["http://zotero.org/users/6929803/items/9UXY2YBH"],"itemData":{"id":18859,"type":"software","abstract":"Fit linear and generalized linear mixed models with various extensions, including zero-inflation. The models are fitted using maximum likelihood estimation via 'TMB' (Template Model Builder). Random effects are assumed to be Gaussian on the scale of the linear predictor and are integrated out using the Laplace approximation. Gradients are calculated using automatic differentiation.","DOI":"10.32614/CRAN.package.glmmTMB","note":"Institution: Comprehensive R Archive Network\npage: 1.1.14","source":"DOI.org (Crossref)","title":"glmmTMB: Generalized Linear Mixed Models using Template Model Builder","title-short":"glmmTMB","URL":"https://CRAN.R-project.org/package=glmmTMB","author":[{"family":"Brooks","given":"Mollie"},{"family":"Bolker","given":"Ben"},{"family":"Kristensen","given":"Kasper"},{"family":"Maechler","given":"Martin"},{"family":"Magnusson","given":"Arni"},{"family":"Skaug","given":"Hans"},{"family":"Nielsen","given":"Anders"},{"family":"Berg","given":"Casper"},{"family":"Van Bentham","given":"Koen"}],"accessed":{"date-parts":[["2026",4,16]]},"issued":{"date-parts":[["2023"]]}}}],"schema":"https://github.com/citation-style-language/schema/raw/master/csl-citation.json"} </w:delInstrText>
        </w:r>
        <w:r w:rsidR="004D74F6" w:rsidDel="00DC1148">
          <w:fldChar w:fldCharType="separate"/>
        </w:r>
        <w:r w:rsidR="004D74F6" w:rsidDel="00DC1148">
          <w:rPr>
            <w:noProof/>
          </w:rPr>
          <w:delText>(Brooks et al. 2023)</w:delText>
        </w:r>
        <w:r w:rsidR="004D74F6" w:rsidDel="00DC1148">
          <w:fldChar w:fldCharType="end"/>
        </w:r>
        <w:r w:rsidR="00995B5D" w:rsidDel="00DC1148">
          <w:delText>.</w:delText>
        </w:r>
        <w:r w:rsidR="007445AD" w:rsidDel="00DC1148">
          <w:delText xml:space="preserve"> </w:delText>
        </w:r>
      </w:del>
    </w:p>
    <w:p w14:paraId="05EF6311" w14:textId="00EC9CC7" w:rsidR="00584F88" w:rsidRPr="004235AF" w:rsidDel="00DC1148" w:rsidRDefault="00136239" w:rsidP="00DC1148">
      <w:pPr>
        <w:spacing w:after="240"/>
        <w:jc w:val="both"/>
        <w:rPr>
          <w:del w:id="41" w:author="Tunney, Tyler (DFO/MPO)" w:date="2026-05-01T13:44:00Z"/>
        </w:rPr>
      </w:pPr>
      <w:del w:id="42" w:author="Tunney, Tyler (DFO/MPO)" w:date="2026-05-01T13:44:00Z">
        <w:r w:rsidDel="00DC1148">
          <w:delText xml:space="preserve">Seasonal variation in habitat recurrence and residency </w:delText>
        </w:r>
        <w:r w:rsidR="0048114C" w:rsidDel="00DC1148">
          <w:delText>was</w:delText>
        </w:r>
        <w:r w:rsidDel="00DC1148">
          <w:delText xml:space="preserve"> also analyzed with GLMs</w:delText>
        </w:r>
        <w:r w:rsidR="00AE6022" w:rsidDel="00DC1148">
          <w:delText xml:space="preserve"> using the glmmTMB package</w:delText>
        </w:r>
        <w:r w:rsidR="001E2EE7" w:rsidDel="00DC1148">
          <w:delText xml:space="preserve"> in R</w:delText>
        </w:r>
        <w:r w:rsidDel="00DC1148">
          <w:delText xml:space="preserve">. </w:delText>
        </w:r>
        <w:r w:rsidR="001A6D42" w:rsidDel="00DC1148">
          <w:delText>Recurrence was modeled with a negative binomial distribution as it was count data with many zeros, whereas habitat residency</w:delText>
        </w:r>
        <w:r w:rsidR="00C11A3D" w:rsidDel="00DC1148">
          <w:delText>, another proportional metric bounded between 0 and 1</w:delText>
        </w:r>
        <w:r w:rsidR="00395A6C" w:rsidDel="00DC1148">
          <w:delText xml:space="preserve">, </w:delText>
        </w:r>
        <w:r w:rsidR="001A6D42" w:rsidDel="00DC1148">
          <w:delText>was modeled with a beta distribution.</w:delText>
        </w:r>
        <w:r w:rsidR="00C11A3D" w:rsidDel="00DC1148">
          <w:delText xml:space="preserve"> However,</w:delText>
        </w:r>
        <w:r w:rsidR="001A6D42" w:rsidDel="00DC1148">
          <w:delText xml:space="preserve"> </w:delText>
        </w:r>
        <w:r w:rsidR="00584F88" w:rsidDel="00DC1148">
          <w:delText xml:space="preserve">as </w:delText>
        </w:r>
        <w:r w:rsidR="00584F88" w:rsidRPr="004235AF" w:rsidDel="00DC1148">
          <w:delText>habitat residency contained zeros and ones, we also transformed the data following Smith  &amp; Verkuilen (2006):</w:delText>
        </w:r>
      </w:del>
    </w:p>
    <w:p w14:paraId="4BB83B4C" w14:textId="56FCBB5D" w:rsidR="00584F88" w:rsidRPr="004235AF" w:rsidDel="00DC1148" w:rsidRDefault="00000000">
      <w:pPr>
        <w:spacing w:after="240"/>
        <w:jc w:val="both"/>
        <w:rPr>
          <w:del w:id="43" w:author="Tunney, Tyler (DFO/MPO)" w:date="2026-05-01T13:44:00Z"/>
        </w:rPr>
        <w:pPrChange w:id="44" w:author="Tunney, Tyler (DFO/MPO)" w:date="2026-05-01T13:44:00Z">
          <w:pPr>
            <w:spacing w:after="240"/>
            <w:jc w:val="right"/>
          </w:pPr>
        </w:pPrChange>
      </w:pPr>
      <m:oMath>
        <m:sSup>
          <m:sSupPr>
            <m:ctrlPr>
              <w:del w:id="45" w:author="Tunney, Tyler (DFO/MPO)" w:date="2026-05-01T13:44:00Z">
                <w:rPr>
                  <w:rFonts w:ascii="Cambria Math" w:hAnsi="Cambria Math"/>
                  <w:i/>
                </w:rPr>
              </w:del>
            </m:ctrlPr>
          </m:sSupPr>
          <m:e>
            <m:r>
              <w:del w:id="46" w:author="Tunney, Tyler (DFO/MPO)" w:date="2026-05-01T13:44:00Z">
                <w:rPr>
                  <w:rFonts w:ascii="Cambria Math" w:hAnsi="Cambria Math"/>
                </w:rPr>
                <m:t>y</m:t>
              </w:del>
            </m:r>
          </m:e>
          <m:sup>
            <m:r>
              <w:del w:id="47" w:author="Tunney, Tyler (DFO/MPO)" w:date="2026-05-01T13:44:00Z">
                <w:rPr>
                  <w:rFonts w:ascii="Cambria Math" w:hAnsi="Cambria Math"/>
                </w:rPr>
                <m:t>'</m:t>
              </w:del>
            </m:r>
          </m:sup>
        </m:sSup>
        <m:r>
          <w:del w:id="48" w:author="Tunney, Tyler (DFO/MPO)" w:date="2026-05-01T13:44:00Z">
            <w:rPr>
              <w:rFonts w:ascii="Cambria Math" w:hAnsi="Cambria Math"/>
            </w:rPr>
            <m:t xml:space="preserve">= </m:t>
          </w:del>
        </m:r>
        <m:f>
          <m:fPr>
            <m:ctrlPr>
              <w:del w:id="49" w:author="Tunney, Tyler (DFO/MPO)" w:date="2026-05-01T13:44:00Z">
                <w:rPr>
                  <w:rFonts w:ascii="Cambria Math" w:hAnsi="Cambria Math"/>
                  <w:i/>
                </w:rPr>
              </w:del>
            </m:ctrlPr>
          </m:fPr>
          <m:num>
            <m:r>
              <w:del w:id="50" w:author="Tunney, Tyler (DFO/MPO)" w:date="2026-05-01T13:44:00Z">
                <w:rPr>
                  <w:rFonts w:ascii="Cambria Math" w:hAnsi="Cambria Math"/>
                </w:rPr>
                <m:t>y</m:t>
              </w:del>
            </m:r>
            <m:d>
              <m:dPr>
                <m:ctrlPr>
                  <w:del w:id="51" w:author="Tunney, Tyler (DFO/MPO)" w:date="2026-05-01T13:44:00Z">
                    <w:rPr>
                      <w:rFonts w:ascii="Cambria Math" w:hAnsi="Cambria Math"/>
                      <w:i/>
                    </w:rPr>
                  </w:del>
                </m:ctrlPr>
              </m:dPr>
              <m:e>
                <m:r>
                  <w:del w:id="52" w:author="Tunney, Tyler (DFO/MPO)" w:date="2026-05-01T13:44:00Z">
                    <w:rPr>
                      <w:rFonts w:ascii="Cambria Math" w:hAnsi="Cambria Math"/>
                    </w:rPr>
                    <m:t>N-1</m:t>
                  </w:del>
                </m:r>
              </m:e>
            </m:d>
            <m:r>
              <w:del w:id="53" w:author="Tunney, Tyler (DFO/MPO)" w:date="2026-05-01T13:44:00Z">
                <w:rPr>
                  <w:rFonts w:ascii="Cambria Math" w:hAnsi="Cambria Math"/>
                </w:rPr>
                <m:t>+0.5</m:t>
              </w:del>
            </m:r>
          </m:num>
          <m:den>
            <m:r>
              <w:del w:id="54" w:author="Tunney, Tyler (DFO/MPO)" w:date="2026-05-01T13:44:00Z">
                <w:rPr>
                  <w:rFonts w:ascii="Cambria Math" w:hAnsi="Cambria Math"/>
                </w:rPr>
                <m:t>N</m:t>
              </w:del>
            </m:r>
          </m:den>
        </m:f>
      </m:oMath>
      <w:del w:id="55" w:author="Tunney, Tyler (DFO/MPO)" w:date="2026-05-01T13:44:00Z">
        <w:r w:rsidR="00584F88" w:rsidRPr="004235AF" w:rsidDel="00DC1148">
          <w:tab/>
          <w:delText xml:space="preserve"> </w:delText>
        </w:r>
        <w:r w:rsidR="00584F88" w:rsidRPr="004235AF" w:rsidDel="00DC1148">
          <w:tab/>
        </w:r>
        <w:r w:rsidR="00584F88" w:rsidRPr="004235AF" w:rsidDel="00DC1148">
          <w:tab/>
        </w:r>
        <w:r w:rsidR="00584F88" w:rsidRPr="004235AF" w:rsidDel="00DC1148">
          <w:tab/>
        </w:r>
        <w:r w:rsidR="00584F88" w:rsidRPr="004235AF" w:rsidDel="00DC1148">
          <w:tab/>
          <w:delText>(3),</w:delText>
        </w:r>
      </w:del>
    </w:p>
    <w:p w14:paraId="2CE24BAA" w14:textId="6FD11060" w:rsidR="0043731E" w:rsidDel="00DC1148" w:rsidRDefault="00584F88" w:rsidP="00DC1148">
      <w:pPr>
        <w:spacing w:after="240"/>
        <w:jc w:val="both"/>
        <w:rPr>
          <w:del w:id="56" w:author="Tunney, Tyler (DFO/MPO)" w:date="2026-05-01T13:44:00Z"/>
        </w:rPr>
      </w:pPr>
      <w:del w:id="57" w:author="Tunney, Tyler (DFO/MPO)" w:date="2026-05-01T13:44:00Z">
        <w:r w:rsidRPr="004235AF" w:rsidDel="00DC1148">
          <w:delText xml:space="preserve">where </w:delText>
        </w:r>
      </w:del>
      <m:oMath>
        <m:r>
          <w:del w:id="58" w:author="Tunney, Tyler (DFO/MPO)" w:date="2026-05-01T13:44:00Z">
            <w:rPr>
              <w:rFonts w:ascii="Cambria Math" w:hAnsi="Cambria Math"/>
            </w:rPr>
            <m:t>y</m:t>
          </w:del>
        </m:r>
      </m:oMath>
      <w:del w:id="59" w:author="Tunney, Tyler (DFO/MPO)" w:date="2026-05-01T13:44:00Z">
        <w:r w:rsidRPr="004235AF" w:rsidDel="00DC1148">
          <w:delText xml:space="preserve"> are the original values for lake residency, </w:delText>
        </w:r>
      </w:del>
      <m:oMath>
        <m:sSup>
          <m:sSupPr>
            <m:ctrlPr>
              <w:del w:id="60" w:author="Tunney, Tyler (DFO/MPO)" w:date="2026-05-01T13:44:00Z">
                <w:rPr>
                  <w:rFonts w:ascii="Cambria Math" w:hAnsi="Cambria Math"/>
                  <w:i/>
                </w:rPr>
              </w:del>
            </m:ctrlPr>
          </m:sSupPr>
          <m:e>
            <m:r>
              <w:del w:id="61" w:author="Tunney, Tyler (DFO/MPO)" w:date="2026-05-01T13:44:00Z">
                <w:rPr>
                  <w:rFonts w:ascii="Cambria Math" w:hAnsi="Cambria Math"/>
                </w:rPr>
                <m:t>y</m:t>
              </w:del>
            </m:r>
          </m:e>
          <m:sup>
            <m:r>
              <w:del w:id="62" w:author="Tunney, Tyler (DFO/MPO)" w:date="2026-05-01T13:44:00Z">
                <w:rPr>
                  <w:rFonts w:ascii="Cambria Math" w:hAnsi="Cambria Math"/>
                </w:rPr>
                <m:t>'</m:t>
              </w:del>
            </m:r>
          </m:sup>
        </m:sSup>
      </m:oMath>
      <w:del w:id="63" w:author="Tunney, Tyler (DFO/MPO)" w:date="2026-05-01T13:44:00Z">
        <w:r w:rsidRPr="004235AF" w:rsidDel="00DC1148">
          <w:delText xml:space="preserve"> are the adjusted values for habitat</w:delText>
        </w:r>
        <w:r w:rsidR="004953A0" w:rsidDel="00DC1148">
          <w:delText xml:space="preserve"> </w:delText>
        </w:r>
        <w:r w:rsidRPr="004235AF" w:rsidDel="00DC1148">
          <w:delText>residency, and N is the sample size, which in this case represent the total number of minutes in a given season for which a fish’s tag was active.</w:delText>
        </w:r>
        <w:r w:rsidR="00EB66D2" w:rsidDel="00DC1148">
          <w:delText xml:space="preserve"> </w:delText>
        </w:r>
      </w:del>
    </w:p>
    <w:p w14:paraId="27B8DFBA" w14:textId="05A7BAD6" w:rsidR="00947E6F" w:rsidDel="00DC1148" w:rsidRDefault="0025677F" w:rsidP="00DC1148">
      <w:pPr>
        <w:spacing w:after="240"/>
        <w:jc w:val="both"/>
        <w:rPr>
          <w:del w:id="64" w:author="Tunney, Tyler (DFO/MPO)" w:date="2026-05-01T13:44:00Z"/>
        </w:rPr>
      </w:pPr>
      <w:del w:id="65" w:author="Tunney, Tyler (DFO/MPO)" w:date="2026-05-01T13:44:00Z">
        <w:r w:rsidRPr="004235AF" w:rsidDel="00DC1148">
          <w:delText>For directional trap net surveys, the biomass of shiners captured in upstream- and downstream-facing compartments was summed daily, and individual sampling days served as the unit of replication within each season. For minnow trap surveys, total shiner biomass was summed across all individuals captured at each site per sampling occasion, with individual trap sites serving as the unit of replication. With respect to the minnow trapping, standardized surveys caught no shiners in summer months across all traps</w:delText>
        </w:r>
        <w:r w:rsidR="005E19E4" w:rsidDel="00DC1148">
          <w:delText xml:space="preserve"> deployed in the lake</w:delText>
        </w:r>
        <w:r w:rsidRPr="004235AF" w:rsidDel="00DC1148">
          <w:delText xml:space="preserve">. To allow for appropriate statistical analyses, we set the biomass of one of the summer sites to half the minimum observed biomass, similar to work in coral reefs </w:delText>
        </w:r>
        <w:r w:rsidRPr="004235AF" w:rsidDel="00DC1148">
          <w:fldChar w:fldCharType="begin"/>
        </w:r>
        <w:r w:rsidR="0094022C" w:rsidDel="00DC1148">
          <w:delInstrText xml:space="preserve"> ADDIN ZOTERO_ITEM CSL_CITATION {"citationID":"YDN9OOLV","properties":{"unsorted":false,"formattedCitation":"(Mahaut et al. 2025)","plainCitation":"(Mahaut et al. 2025)","noteIndex":0},"citationItems":[{"id":"4XAoev7k/miL8qJKp","uris":["http://zotero.org/users/6929803/items/H6IBYSP4"],"itemData":{"id":18059,"type":"article-journal","abstract":"Understanding how environmental and human pressures impact the temporal stability of fish community biomass on shallow reefs is essential for effective conservation and management. These pressures influence community stability directly, by affecting species’ stability and asynchrony in species’ fluctuations. However, their effects may also indirectly depend on the functional traits of the species composing the community, which remains poorly understood. Here, we examine both direct and indirect, trait-mediated effects of environmental variability and human impacts on species’ biomass stability and asynchrony in 215 Australian shallow reefs. These communities span a 10-degree sea surface temperature (SST) gradient and have been monitored over 14 years. Our results indicate higher asynchrony in tropical reefs owing to higher trait diversity and trait redundancy and higher species’ stability in colder, temperate communities owing to higher mean trophic level. Human impacts, through their negative effects on species’ stability and trait diversity, were the main destabilizing factor of fish community biomass. Temporal change in SST destabilized species’ biomass while increasing mean trophic level in fish communities. Overall, our findings show that a comprehensive analysis of the multiple facets of functional diversity is crucial to better understand and forecast the long-term stability of marine ecosystems under global change.","container-title":"Proceedings of the Royal Society B: Biological Sciences","DOI":"10.1098/rspb.2025.0252","ISSN":"1471-2954","issue":"2046","journalAbbreviation":"Proc. R. Soc. B.","language":"en","page":"20250252","source":"DOI.org (Crossref)","title":"Functional diversity shapes the stability of reef fish biomass under global change","volume":"292","author":[{"family":"Mahaut","given":"Lucie"},{"family":"Loiseau","given":"Nicolas"},{"family":"Villéger","given":"Sébastien"},{"family":"Auber","given":"Arnaud"},{"family":"Hautecoeur","given":"Cyril"},{"family":"Maire","given":"Anthony"},{"family":"Mellin","given":"Camille"},{"family":"Mouquet","given":"Nicolas"},{"family":"Stuart-Smith","given":"Rick"},{"family":"Violle","given":"Cyrille"},{"family":"Mouillot","given":"David"}],"issued":{"date-parts":[["2025",5]]}}}],"schema":"https://github.com/citation-style-language/schema/raw/master/csl-citation.json"} </w:delInstrText>
        </w:r>
        <w:r w:rsidRPr="004235AF" w:rsidDel="00DC1148">
          <w:fldChar w:fldCharType="separate"/>
        </w:r>
        <w:r w:rsidRPr="004235AF" w:rsidDel="00DC1148">
          <w:rPr>
            <w:noProof/>
          </w:rPr>
          <w:delText>(Mahaut et al. 2025)</w:delText>
        </w:r>
        <w:r w:rsidRPr="004235AF" w:rsidDel="00DC1148">
          <w:fldChar w:fldCharType="end"/>
        </w:r>
        <w:r w:rsidRPr="004235AF" w:rsidDel="00DC1148">
          <w:delText xml:space="preserve">, assuming that shiners are likely present but in densities that are too low for our sampling to detect. This assumption is corroborated by telemetry showing the presence of individuals in the lake during the summer months. Differences in the average daily biomass of shiners captured in upstream vs. downstream trap nets and seasonal shiner biomass captured using minnow trap surveys in the lake and creek were evaluated using </w:delText>
        </w:r>
        <w:r w:rsidR="00E14D37" w:rsidDel="00DC1148">
          <w:delText>GLMs</w:delText>
        </w:r>
        <w:r w:rsidR="000A768A" w:rsidDel="00DC1148">
          <w:delText xml:space="preserve"> </w:delText>
        </w:r>
        <w:r w:rsidRPr="004235AF" w:rsidDel="00DC1148">
          <w:delText>on the log transformed daily flux (gaussian</w:delText>
        </w:r>
        <w:r w:rsidR="007C2F55" w:rsidDel="00DC1148">
          <w:delText xml:space="preserve"> family</w:delText>
        </w:r>
        <w:r w:rsidRPr="004235AF" w:rsidDel="00DC1148">
          <w:delText>) and the zero-inflated biomass trapping data (tweedie family).</w:delText>
        </w:r>
        <w:r w:rsidR="004C696A" w:rsidDel="00DC1148">
          <w:delText xml:space="preserve"> </w:delText>
        </w:r>
        <w:r w:rsidR="00ED6C54" w:rsidDel="00DC1148">
          <w:delText xml:space="preserve">Lastly, </w:delText>
        </w:r>
        <w:r w:rsidR="00054901" w:rsidDel="00DC1148">
          <w:delText>differences</w:delText>
        </w:r>
        <w:r w:rsidR="00ED6C54" w:rsidDel="00DC1148">
          <w:delText xml:space="preserve"> in total length (mm) of shiners and smallmouth bass</w:delText>
        </w:r>
        <w:r w:rsidR="005E19E4" w:rsidDel="00DC1148">
          <w:delText xml:space="preserve">, the dominant predator in the system, </w:delText>
        </w:r>
        <w:r w:rsidR="00ED6C54" w:rsidDel="00DC1148">
          <w:delText xml:space="preserve">were modelled using GLMs </w:delText>
        </w:r>
        <w:r w:rsidR="00054901" w:rsidDel="00DC1148">
          <w:delText xml:space="preserve">with gaussian </w:delText>
        </w:r>
        <w:r w:rsidR="00ED6C54" w:rsidDel="00DC1148">
          <w:delText xml:space="preserve">and </w:delText>
        </w:r>
        <w:r w:rsidR="00054901" w:rsidDel="00DC1148">
          <w:delText>gamma families respectiv</w:delText>
        </w:r>
        <w:r w:rsidR="0029454F" w:rsidDel="00DC1148">
          <w:delText>ely</w:delText>
        </w:r>
        <w:r w:rsidR="004953A0" w:rsidDel="00DC1148">
          <w:delText xml:space="preserve">. </w:delText>
        </w:r>
      </w:del>
    </w:p>
    <w:p w14:paraId="31402470" w14:textId="7CA9E056" w:rsidR="00422887" w:rsidDel="00DC1148" w:rsidRDefault="00376D37" w:rsidP="00DC1148">
      <w:pPr>
        <w:spacing w:after="240"/>
        <w:jc w:val="both"/>
        <w:rPr>
          <w:del w:id="66" w:author="Tunney, Tyler (DFO/MPO)" w:date="2026-05-01T13:44:00Z"/>
        </w:rPr>
      </w:pPr>
      <w:del w:id="67" w:author="Tunney, Tyler (DFO/MPO)" w:date="2026-05-01T13:44:00Z">
        <w:r w:rsidRPr="004235AF" w:rsidDel="00DC1148">
          <w:delText xml:space="preserve">All models were </w:delText>
        </w:r>
        <w:r w:rsidR="00877104" w:rsidDel="00DC1148">
          <w:delText>fit</w:delText>
        </w:r>
        <w:r w:rsidRPr="004235AF" w:rsidDel="00DC1148">
          <w:delText xml:space="preserve"> with season</w:delText>
        </w:r>
        <w:r w:rsidR="005E19E4" w:rsidDel="00DC1148">
          <w:delText xml:space="preserve"> and </w:delText>
        </w:r>
        <w:r w:rsidRPr="004235AF" w:rsidDel="00DC1148">
          <w:delText>capture location</w:delText>
        </w:r>
        <w:r w:rsidR="005E19E4" w:rsidDel="00DC1148">
          <w:delText xml:space="preserve"> as fixed effects</w:delText>
        </w:r>
        <w:r w:rsidRPr="004235AF" w:rsidDel="00DC1148">
          <w:delText>, and tested for an interaction between season and capture location using a Type III analysis of deviance test using the Anova() function from the car</w:delText>
        </w:r>
        <w:r w:rsidRPr="004235AF" w:rsidDel="00DC1148">
          <w:rPr>
            <w:i/>
            <w:iCs/>
          </w:rPr>
          <w:delText xml:space="preserve"> </w:delText>
        </w:r>
        <w:r w:rsidRPr="004235AF" w:rsidDel="00DC1148">
          <w:delText xml:space="preserve">package </w:delText>
        </w:r>
        <w:r w:rsidRPr="004235AF" w:rsidDel="00DC1148">
          <w:fldChar w:fldCharType="begin"/>
        </w:r>
        <w:r w:rsidR="0094022C" w:rsidDel="00DC1148">
          <w:delInstrText xml:space="preserve"> ADDIN ZOTERO_ITEM CSL_CITATION {"citationID":"CD2bAIAe","properties":{"unsorted":false,"formattedCitation":"(Fox and Weisberg 2019)","plainCitation":"(Fox and Weisberg 2019)","noteIndex":0},"citationItems":[{"id":3890,"uris":["http://zotero.org/users/local/6gGbWaws/items/LN6IJVNK"],"itemData":{"id":3890,"type":"article-journal","publisher":"Sage","publisher-place":"Thousand Oaks CA","title":"An R Companion to Applied Regression, Third edition","author":[{"family":"Fox","given":"John"},{"family":"Weisberg","given":"Sanford"}],"issued":{"date-parts":[["2019"]]}}}],"schema":"https://github.com/citation-style-language/schema/raw/master/csl-citation.json"} </w:delInstrText>
        </w:r>
        <w:r w:rsidRPr="004235AF" w:rsidDel="00DC1148">
          <w:fldChar w:fldCharType="separate"/>
        </w:r>
        <w:r w:rsidRPr="004235AF" w:rsidDel="00DC1148">
          <w:delText>(Fox and Weisberg 2019)</w:delText>
        </w:r>
        <w:r w:rsidRPr="004235AF" w:rsidDel="00DC1148">
          <w:fldChar w:fldCharType="end"/>
        </w:r>
        <w:r w:rsidRPr="004235AF" w:rsidDel="00DC1148">
          <w:delText>.</w:delText>
        </w:r>
        <w:r w:rsidR="00581BF8" w:rsidDel="00DC1148">
          <w:delText xml:space="preserve"> When no significant interaction was present, </w:delText>
        </w:r>
        <w:r w:rsidR="0057421D" w:rsidDel="00DC1148">
          <w:delText>the interaction was removed and the model re-tested with a type II analysis of deviance test.</w:delText>
        </w:r>
        <w:r w:rsidRPr="004235AF" w:rsidDel="00DC1148">
          <w:delText xml:space="preserve"> Model estimated marginal means were </w:delText>
        </w:r>
        <w:r w:rsidR="00C33AEE" w:rsidDel="00DC1148">
          <w:delText>estimated</w:delText>
        </w:r>
        <w:r w:rsidRPr="004235AF" w:rsidDel="00DC1148">
          <w:delText xml:space="preserve"> using the </w:delText>
        </w:r>
        <w:r w:rsidRPr="005E19E4" w:rsidDel="00DC1148">
          <w:rPr>
            <w:i/>
            <w:iCs/>
          </w:rPr>
          <w:delText>emmeans</w:delText>
        </w:r>
        <w:r w:rsidRPr="004235AF" w:rsidDel="00DC1148">
          <w:delText xml:space="preserve"> package and pairwise comparisons were tested for significance using a Tukey-adjusted pairwise comparisons between model terms </w:delText>
        </w:r>
        <w:r w:rsidRPr="004235AF" w:rsidDel="00DC1148">
          <w:fldChar w:fldCharType="begin"/>
        </w:r>
        <w:r w:rsidR="0094022C" w:rsidDel="00DC1148">
          <w:delInstrText xml:space="preserve"> ADDIN ZOTERO_ITEM CSL_CITATION {"citationID":"4f4Q5aHt","properties":{"unsorted":false,"formattedCitation":"(Lenth et al. 2026)","plainCitation":"(Lenth et al. 2026)","noteIndex":0},"citationItems":[{"id":3891,"uris":["http://zotero.org/users/local/6gGbWaws/items/SSHWXXN2"],"itemData":{"id":3891,"type":"software","title":"Estimated Marginal Means, aka Least-Squares Means","author":[{"family":"Lenth","given":"Russell V."},{"family":"Piaskowski","given":"Julia"},{"family":"Banfai","given":"Balazs"},{"family":"Bolker","given":"Ben"},{"family":"Buerkner","given":"Paul"},{"family":"Giné-Vásquez","given":"Iago"},{"family":"Hervé","given":"Maxime"},{"family":"Jung","given":"Maarten"},{"family":"Love","given":"Jonathon"},{"family":"Miguez","given":"Fernando"},{"family":"RIebl","given":"Hannes"},{"family":"Singmann","given":"Henrik"}],"issued":{"date-parts":[["2026"]]}}}],"schema":"https://github.com/citation-style-language/schema/raw/master/csl-citation.json"} </w:delInstrText>
        </w:r>
        <w:r w:rsidRPr="004235AF" w:rsidDel="00DC1148">
          <w:fldChar w:fldCharType="separate"/>
        </w:r>
        <w:r w:rsidRPr="004235AF" w:rsidDel="00DC1148">
          <w:rPr>
            <w:noProof/>
          </w:rPr>
          <w:delText>(Lenth et al. 2026)</w:delText>
        </w:r>
        <w:r w:rsidRPr="004235AF" w:rsidDel="00DC1148">
          <w:fldChar w:fldCharType="end"/>
        </w:r>
        <w:r w:rsidRPr="004235AF" w:rsidDel="00DC1148">
          <w:delText>. All analyses were done in R Studio (v. 4.4.0.)</w:delText>
        </w:r>
      </w:del>
    </w:p>
    <w:p w14:paraId="07E94273" w14:textId="34CA9740" w:rsidR="00422887" w:rsidRPr="00422887" w:rsidDel="00DC1148" w:rsidRDefault="00422887" w:rsidP="00DC1148">
      <w:pPr>
        <w:spacing w:after="240"/>
        <w:jc w:val="both"/>
        <w:rPr>
          <w:del w:id="68" w:author="Tunney, Tyler (DFO/MPO)" w:date="2026-05-01T13:44:00Z"/>
          <w:i/>
          <w:iCs/>
        </w:rPr>
      </w:pPr>
      <w:del w:id="69" w:author="Tunney, Tyler (DFO/MPO)" w:date="2026-05-01T13:44:00Z">
        <w:r w:rsidDel="00DC1148">
          <w:rPr>
            <w:i/>
            <w:iCs/>
          </w:rPr>
          <w:delText>Generalized Additive Models</w:delText>
        </w:r>
      </w:del>
    </w:p>
    <w:p w14:paraId="4FF0E705" w14:textId="30522F17" w:rsidR="004F0F93" w:rsidRDefault="008F7F82">
      <w:pPr>
        <w:spacing w:after="240"/>
        <w:jc w:val="both"/>
        <w:pPrChange w:id="70" w:author="Tunney, Tyler (DFO/MPO)" w:date="2026-05-01T13:44:00Z">
          <w:pPr>
            <w:jc w:val="both"/>
          </w:pPr>
        </w:pPrChange>
      </w:pPr>
      <w:del w:id="71" w:author="Tunney, Tyler (DFO/MPO)" w:date="2026-05-01T13:44:00Z">
        <w:r w:rsidRPr="004235AF" w:rsidDel="00DC1148">
          <w:delText xml:space="preserve">To model non-linear patterns in habitat use by shiners over time, we used generalized additive mixed models (GAMMs) using the </w:delText>
        </w:r>
        <w:r w:rsidRPr="004235AF" w:rsidDel="00DC1148">
          <w:rPr>
            <w:rStyle w:val="Emphasis"/>
            <w:rFonts w:eastAsiaTheme="majorEastAsia"/>
            <w:color w:val="000000" w:themeColor="text1"/>
          </w:rPr>
          <w:delText>mgcv</w:delText>
        </w:r>
        <w:r w:rsidRPr="004235AF" w:rsidDel="00DC1148">
          <w:delText xml:space="preserve"> package in R with a binomial family and logit link </w:delText>
        </w:r>
        <w:r w:rsidRPr="004235AF" w:rsidDel="00DC1148">
          <w:fldChar w:fldCharType="begin"/>
        </w:r>
        <w:r w:rsidR="0094022C" w:rsidDel="00DC1148">
          <w:delInstrText xml:space="preserve"> ADDIN ZOTERO_ITEM CSL_CITATION {"citationID":"8cwtLkad","properties":{"unsorted":false,"formattedCitation":"(Wood 2025)","plainCitation":"(Wood 2025)","noteIndex":0},"citationItems":[{"id":2813,"uris":["http://zotero.org/users/local/6gGbWaws/items/NAM76ZI8"],"itemData":{"id":2813,"type":"software","abstract":"Generalized additive (mixed) models, some of their extensions and other generalized ridge regression with multiple smoothing parameter estimation by (Restricted) Marginal Likelihood, Generalized Cross Validation and similar, or using iterated nested Laplace approximation for fully Bayesian inference. See Wood (2017) &lt;doi:10.1201/9781315370279&gt; for an overview. Includes a gam() function, a wide variety of smoothers, 'JAGS' support and distributions beyond the exponential family.","license":"GPL-2 | GPL-3 [expanded from: GPL (≥ 2)]","source":"R-Packages","title":"mgcv: Mixed GAM Computation Vehicle with Automatic Smoothness Estimation","title-short":"mgcv","URL":"https://cran.r-project.org/web/packages/mgcv/index.html","version":"1.9-3","author":[{"family":"Wood","given":"Simon"}],"accessed":{"date-parts":[["2025",9,15]]},"issued":{"date-parts":[["2025",4,4]]}}}],"schema":"https://github.com/citation-style-language/schema/raw/master/csl-citation.json"} </w:delInstrText>
        </w:r>
        <w:r w:rsidRPr="004235AF" w:rsidDel="00DC1148">
          <w:fldChar w:fldCharType="separate"/>
        </w:r>
        <w:r w:rsidRPr="004235AF" w:rsidDel="00DC1148">
          <w:rPr>
            <w:noProof/>
          </w:rPr>
          <w:delText>(Wood 2025)</w:delText>
        </w:r>
        <w:r w:rsidRPr="004235AF" w:rsidDel="00DC1148">
          <w:fldChar w:fldCharType="end"/>
        </w:r>
        <w:r w:rsidRPr="004235AF" w:rsidDel="00DC1148">
          <w:delText>. Models were used to evaluate the probability of a fish being detected in both lake and creek habitats throughout the year (i.e., being detected at receivers in both habitats on the same day). Day of year (Julian date), our key explanatory variable of interest to assess seasonal habitat use, was included as a cubic spline smooth (</w:delText>
        </w:r>
        <w:r w:rsidRPr="004235AF" w:rsidDel="00DC1148">
          <w:rPr>
            <w:i/>
            <w:iCs/>
          </w:rPr>
          <w:delText>k</w:delText>
        </w:r>
        <w:r w:rsidRPr="004235AF" w:rsidDel="00DC1148">
          <w:delText xml:space="preserve"> = 10) to capture the cyclic nature of seasonality. To address temporal autocorrelation inherent in repeated detections, we tested the inclusion of a first-order autoregressive correlation structure (corAR1), with autocorrelation estimated separately for each individual fish. We also tested for the inclusion of a random effect for transmitter ID (individual fish).  Lastly, we evaluated the inclusion of total length (mm) and release location as fixed effects to account for the potential influence of different release sites. Comparisons of candidate models were based on Akaike Information Criterion (AIC) with the model yielding the lowest AIC considered the most parsimonious. Our top three candidate models suggested that the incorporation of total length and release location were non-significant and did not improve the model considerably (AIC ~ 2.0; Table S5). As such, we went with the most simple model with the </w:delText>
        </w:r>
        <w:r w:rsidR="005E19E4" w:rsidDel="00DC1148">
          <w:delText>lowest</w:delText>
        </w:r>
        <w:r w:rsidRPr="004235AF" w:rsidDel="00DC1148">
          <w:delText xml:space="preserve"> AIC, which included a cyclic smooth for day of year, an AR1 correlation structure, and a random effect of transmitter ID.</w:delText>
        </w:r>
      </w:del>
      <w:bookmarkStart w:id="72" w:name="_Toc215069635"/>
      <w:bookmarkEnd w:id="7"/>
      <w:bookmarkEnd w:id="8"/>
      <w:bookmarkEnd w:id="9"/>
    </w:p>
    <w:p w14:paraId="64A43215" w14:textId="4A418DFC" w:rsidR="00915A4D" w:rsidRPr="00837F74" w:rsidRDefault="00915A4D" w:rsidP="00AF338A">
      <w:pPr>
        <w:pStyle w:val="Heading2"/>
        <w:jc w:val="both"/>
        <w:rPr>
          <w:rFonts w:ascii="Times New Roman" w:hAnsi="Times New Roman" w:cs="Times New Roman"/>
          <w:color w:val="auto"/>
        </w:rPr>
      </w:pPr>
      <w:r w:rsidRPr="00837F74">
        <w:rPr>
          <w:rFonts w:ascii="Times New Roman" w:hAnsi="Times New Roman" w:cs="Times New Roman"/>
          <w:color w:val="auto"/>
        </w:rPr>
        <w:t>Results</w:t>
      </w:r>
      <w:bookmarkEnd w:id="72"/>
    </w:p>
    <w:p w14:paraId="01F86C6A" w14:textId="0F835220" w:rsidR="00B23F05" w:rsidRPr="00B23F05" w:rsidRDefault="0020104F" w:rsidP="00AF338A">
      <w:pPr>
        <w:pStyle w:val="Heading3"/>
        <w:jc w:val="both"/>
        <w:rPr>
          <w:color w:val="auto"/>
        </w:rPr>
      </w:pPr>
      <w:bookmarkStart w:id="73" w:name="OLE_LINK23"/>
      <w:bookmarkStart w:id="74" w:name="OLE_LINK24"/>
      <w:bookmarkStart w:id="75" w:name="OLE_LINK27"/>
      <w:bookmarkStart w:id="76" w:name="OLE_LINK32"/>
      <w:bookmarkStart w:id="77" w:name="OLE_LINK33"/>
      <w:r>
        <w:rPr>
          <w:color w:val="auto"/>
        </w:rPr>
        <w:t>Baseline Stable Isotope Ratios</w:t>
      </w:r>
    </w:p>
    <w:p w14:paraId="022808D0" w14:textId="285FF788" w:rsidR="00307203" w:rsidRPr="00307203" w:rsidRDefault="00307203" w:rsidP="00AF338A">
      <w:pPr>
        <w:spacing w:before="100" w:beforeAutospacing="1" w:after="100" w:afterAutospacing="1"/>
        <w:jc w:val="both"/>
      </w:pPr>
      <w:r w:rsidRPr="00307203">
        <w:t xml:space="preserve">Baseline organisms differed strongly in isotopic composition between habitats </w:t>
      </w:r>
      <w:r w:rsidR="00BB6E3E">
        <w:t xml:space="preserve">(Figure 2) </w:t>
      </w:r>
      <w:r w:rsidRPr="00307203">
        <w:t>and, in some cases, also showed seasonal variation</w:t>
      </w:r>
      <w:r w:rsidR="00F67B12">
        <w:t xml:space="preserve">. </w:t>
      </w:r>
      <w:r w:rsidRPr="00307203">
        <w:t xml:space="preserve">Mayflies from creek habitats had substantially more depleted </w:t>
      </w:r>
      <w:r w:rsidR="009B2B46" w:rsidRPr="003B0052">
        <w:t>δ</w:t>
      </w:r>
      <w:r w:rsidR="009B2B46" w:rsidRPr="00DD06A6">
        <w:rPr>
          <w:vertAlign w:val="superscript"/>
        </w:rPr>
        <w:t>13</w:t>
      </w:r>
      <w:r w:rsidR="009B2B46" w:rsidRPr="003B0052">
        <w:t>C</w:t>
      </w:r>
      <w:r w:rsidRPr="00307203">
        <w:t xml:space="preserve"> values than mayflies from the lake</w:t>
      </w:r>
      <w:r w:rsidR="0020104F">
        <w:t xml:space="preserve"> but did not differ across seasons</w:t>
      </w:r>
      <w:r w:rsidR="00F67B12">
        <w:t xml:space="preserve"> (Table S</w:t>
      </w:r>
      <w:r w:rsidR="00EC3EF2">
        <w:t>3</w:t>
      </w:r>
      <w:r w:rsidR="00F67B12">
        <w:t>)</w:t>
      </w:r>
      <w:r>
        <w:t>.</w:t>
      </w:r>
      <w:r w:rsidR="00F67B12">
        <w:t xml:space="preserve"> </w:t>
      </w:r>
      <w:r w:rsidRPr="00307203">
        <w:t xml:space="preserve">Mayfly </w:t>
      </w:r>
      <w:r w:rsidR="009B2B46" w:rsidRPr="003B0052">
        <w:t>δ</w:t>
      </w:r>
      <w:r w:rsidR="009B2B46" w:rsidRPr="00DD06A6">
        <w:rPr>
          <w:vertAlign w:val="superscript"/>
        </w:rPr>
        <w:t>15</w:t>
      </w:r>
      <w:r w:rsidR="009B2B46" w:rsidRPr="003B0052">
        <w:t>N</w:t>
      </w:r>
      <w:r w:rsidRPr="00307203">
        <w:t xml:space="preserve"> values varied significantly with both season and habitat</w:t>
      </w:r>
      <w:r w:rsidR="0020104F">
        <w:t xml:space="preserve">, </w:t>
      </w:r>
      <w:r w:rsidRPr="00307203">
        <w:t>with creek mayflies consistently enriched relative to lake mayflies in all seasons (</w:t>
      </w:r>
      <w:r w:rsidR="0020104F">
        <w:t xml:space="preserve">Table </w:t>
      </w:r>
      <w:r w:rsidR="00EC3EF2">
        <w:t>S2-</w:t>
      </w:r>
      <w:r w:rsidR="0020104F">
        <w:t>S</w:t>
      </w:r>
      <w:r w:rsidR="00EC3EF2">
        <w:t>3</w:t>
      </w:r>
      <w:r w:rsidRPr="00307203">
        <w:t xml:space="preserve">). Mussel </w:t>
      </w:r>
      <w:r w:rsidR="009B2B46" w:rsidRPr="003B0052">
        <w:t>δ</w:t>
      </w:r>
      <w:r w:rsidR="009B2B46" w:rsidRPr="00DD06A6">
        <w:rPr>
          <w:vertAlign w:val="superscript"/>
        </w:rPr>
        <w:t>13</w:t>
      </w:r>
      <w:r w:rsidR="009B2B46" w:rsidRPr="003B0052">
        <w:t>C</w:t>
      </w:r>
      <w:r w:rsidRPr="00307203">
        <w:t xml:space="preserve"> </w:t>
      </w:r>
      <w:r w:rsidR="0020104F">
        <w:t xml:space="preserve">and </w:t>
      </w:r>
      <w:r w:rsidR="0020104F" w:rsidRPr="00EC12C6">
        <w:rPr>
          <w:lang w:val="en-US" w:eastAsia="en-CA"/>
        </w:rPr>
        <w:t>δ</w:t>
      </w:r>
      <w:r w:rsidR="0020104F" w:rsidRPr="00EC12C6">
        <w:rPr>
          <w:vertAlign w:val="superscript"/>
          <w:lang w:val="en-US" w:eastAsia="en-CA"/>
        </w:rPr>
        <w:t>15</w:t>
      </w:r>
      <w:r w:rsidR="0020104F" w:rsidRPr="00EC12C6">
        <w:rPr>
          <w:lang w:val="en-US" w:eastAsia="en-CA"/>
        </w:rPr>
        <w:t>N</w:t>
      </w:r>
      <w:r w:rsidR="0020104F" w:rsidRPr="00307203">
        <w:t xml:space="preserve"> </w:t>
      </w:r>
      <w:r w:rsidRPr="00307203">
        <w:t xml:space="preserve">differed significantly </w:t>
      </w:r>
      <w:r w:rsidR="0020104F">
        <w:t>among lake and creek</w:t>
      </w:r>
      <w:r w:rsidRPr="00307203">
        <w:t xml:space="preserve"> habitats</w:t>
      </w:r>
      <w:r w:rsidR="0020104F">
        <w:t xml:space="preserve"> and across seasons,</w:t>
      </w:r>
      <w:r w:rsidRPr="00307203">
        <w:t xml:space="preserve"> with creek mussels </w:t>
      </w:r>
      <w:r w:rsidRPr="00307203">
        <w:lastRenderedPageBreak/>
        <w:t>consistently more depleted</w:t>
      </w:r>
      <w:r w:rsidR="0020104F">
        <w:t xml:space="preserve"> in </w:t>
      </w:r>
      <w:r w:rsidR="0020104F" w:rsidRPr="003B0052">
        <w:t>δ</w:t>
      </w:r>
      <w:r w:rsidR="0020104F" w:rsidRPr="00DD06A6">
        <w:rPr>
          <w:vertAlign w:val="superscript"/>
        </w:rPr>
        <w:t>13</w:t>
      </w:r>
      <w:r w:rsidR="0020104F" w:rsidRPr="003B0052">
        <w:t>C</w:t>
      </w:r>
      <w:r w:rsidR="0020104F">
        <w:t xml:space="preserve"> and enriched in </w:t>
      </w:r>
      <w:r w:rsidR="0020104F" w:rsidRPr="00EC12C6">
        <w:rPr>
          <w:lang w:val="en-US" w:eastAsia="en-CA"/>
        </w:rPr>
        <w:t>δ</w:t>
      </w:r>
      <w:r w:rsidR="0020104F" w:rsidRPr="00EC12C6">
        <w:rPr>
          <w:vertAlign w:val="superscript"/>
          <w:lang w:val="en-US" w:eastAsia="en-CA"/>
        </w:rPr>
        <w:t>15</w:t>
      </w:r>
      <w:r w:rsidR="0020104F" w:rsidRPr="00EC12C6">
        <w:rPr>
          <w:lang w:val="en-US" w:eastAsia="en-CA"/>
        </w:rPr>
        <w:t>N</w:t>
      </w:r>
      <w:r w:rsidR="0020104F" w:rsidRPr="00307203">
        <w:t xml:space="preserve"> </w:t>
      </w:r>
      <w:r w:rsidRPr="00307203">
        <w:t>than lake mussels across seasons</w:t>
      </w:r>
      <w:r w:rsidR="0020104F">
        <w:t xml:space="preserve"> (Table S2</w:t>
      </w:r>
      <w:r w:rsidR="00EC3EF2">
        <w:t>-S3</w:t>
      </w:r>
      <w:r w:rsidRPr="00307203">
        <w:t xml:space="preserve">). </w:t>
      </w:r>
      <w:r w:rsidR="0020104F">
        <w:t xml:space="preserve"> </w:t>
      </w:r>
    </w:p>
    <w:p w14:paraId="1007F42D" w14:textId="6807EDA7" w:rsidR="00B23F05" w:rsidRPr="00B23F05" w:rsidRDefault="00B23F05" w:rsidP="00AF338A">
      <w:pPr>
        <w:pStyle w:val="Heading3"/>
        <w:jc w:val="both"/>
        <w:rPr>
          <w:color w:val="auto"/>
        </w:rPr>
      </w:pPr>
      <w:r w:rsidRPr="00A70397">
        <w:rPr>
          <w:color w:val="auto"/>
        </w:rPr>
        <w:t xml:space="preserve">Foraging </w:t>
      </w:r>
    </w:p>
    <w:p w14:paraId="54DEAD8C" w14:textId="5997DE63" w:rsidR="002F58E8" w:rsidRDefault="00D100DF" w:rsidP="00D100DF">
      <w:pPr>
        <w:spacing w:before="100" w:beforeAutospacing="1" w:after="100" w:afterAutospacing="1"/>
        <w:jc w:val="both"/>
      </w:pPr>
      <w:bookmarkStart w:id="78" w:name="OLE_LINK25"/>
      <w:bookmarkStart w:id="79" w:name="OLE_LINK26"/>
      <w:bookmarkStart w:id="80" w:name="OLE_LINK28"/>
      <w:bookmarkStart w:id="81" w:name="OLE_LINK29"/>
      <w:bookmarkStart w:id="82" w:name="_Toc215069639"/>
      <w:bookmarkEnd w:id="73"/>
      <w:bookmarkEnd w:id="74"/>
      <w:bookmarkEnd w:id="75"/>
      <w:bookmarkEnd w:id="76"/>
      <w:bookmarkEnd w:id="77"/>
      <w:r w:rsidRPr="00B23F05">
        <w:t xml:space="preserve">The proportion of lake-derived carbon in shiner liver tissues varied </w:t>
      </w:r>
      <w:r w:rsidR="005D794A">
        <w:t>significantly</w:t>
      </w:r>
      <w:r w:rsidRPr="00B23F05">
        <w:t xml:space="preserve"> across season</w:t>
      </w:r>
      <w:r>
        <w:t>s</w:t>
      </w:r>
      <w:r w:rsidRPr="00B23F05">
        <w:t xml:space="preserve"> and capture location</w:t>
      </w:r>
      <w:r>
        <w:t>s</w:t>
      </w:r>
      <w:r w:rsidRPr="00B23F05">
        <w:t xml:space="preserve"> (Figure 3A)</w:t>
      </w:r>
      <w:r>
        <w:t>,</w:t>
      </w:r>
      <w:r w:rsidRPr="00D100DF">
        <w:t xml:space="preserve"> </w:t>
      </w:r>
      <w:r>
        <w:t>though it is important to note that s</w:t>
      </w:r>
      <w:r w:rsidRPr="00B23F05">
        <w:t>ummer estimates for lake-captured fish should be interpreted cautiously because that group included only three individuals.</w:t>
      </w:r>
      <w:r>
        <w:t xml:space="preserve"> </w:t>
      </w:r>
      <w:r w:rsidRPr="00B23F05">
        <w:t>The generalized linear model detected significant effects of season, capture location, and their interaction (</w:t>
      </w:r>
      <w:r w:rsidR="0020104F">
        <w:t>Table S4</w:t>
      </w:r>
      <w:r w:rsidRPr="00B23F05">
        <w:t xml:space="preserve">). </w:t>
      </w:r>
      <w:r w:rsidR="002F58E8" w:rsidRPr="002F58E8">
        <w:t>Pairwise comparisons revealed that shiners captured in the creek during summer relied significantly less on lake-derived carbon than in both spring and fall, while spring and fall did not diffe</w:t>
      </w:r>
      <w:r w:rsidR="005E19E4">
        <w:t xml:space="preserve">r. </w:t>
      </w:r>
      <w:r w:rsidR="002F58E8" w:rsidRPr="002F58E8">
        <w:t xml:space="preserve">In contrast, lake-captured shiners showed higher reliance on lake-derived carbon in summer and fall than in spring, with no difference between summer and fall. Comparisons between </w:t>
      </w:r>
      <w:r w:rsidR="005D794A">
        <w:t>fish captured in the lake and creek</w:t>
      </w:r>
      <w:r w:rsidR="002F58E8" w:rsidRPr="002F58E8">
        <w:t xml:space="preserve"> within </w:t>
      </w:r>
      <w:r w:rsidR="005D794A">
        <w:t>the same season</w:t>
      </w:r>
      <w:r w:rsidR="002F58E8" w:rsidRPr="002F58E8">
        <w:t xml:space="preserve"> showed that lake-captured shiners had higher lake-derived carbon than creek-captured shiners in spring, summer, and fall</w:t>
      </w:r>
      <w:r w:rsidR="005E19E4">
        <w:t xml:space="preserve">. </w:t>
      </w:r>
    </w:p>
    <w:p w14:paraId="02E01EA3" w14:textId="000B03A0" w:rsidR="00D100DF" w:rsidRPr="00B23F05" w:rsidRDefault="00D100DF" w:rsidP="00D100DF">
      <w:pPr>
        <w:spacing w:before="100" w:beforeAutospacing="1" w:after="100" w:afterAutospacing="1"/>
        <w:jc w:val="both"/>
      </w:pPr>
      <w:r w:rsidRPr="00B23F05">
        <w:t>Trophic position also varied strongly across season</w:t>
      </w:r>
      <w:r>
        <w:t>s</w:t>
      </w:r>
      <w:r w:rsidRPr="00B23F05">
        <w:t xml:space="preserve"> and capture location</w:t>
      </w:r>
      <w:r>
        <w:t>s</w:t>
      </w:r>
      <w:r w:rsidRPr="00B23F05">
        <w:t xml:space="preserve"> (Figure 3B). The generalized linear model indicated significant effects of season, capture location, and their interaction (</w:t>
      </w:r>
      <w:r w:rsidR="005F1698">
        <w:t>Table S4</w:t>
      </w:r>
      <w:r w:rsidRPr="00B23F05">
        <w:t xml:space="preserve">). </w:t>
      </w:r>
      <w:r w:rsidR="002F58E8" w:rsidRPr="002F58E8">
        <w:t>Creek-captured shiners maintained relatively consistent trophic positions across seasons, as no seasonal pairwise comparisons were significant</w:t>
      </w:r>
      <w:r w:rsidR="005E19E4">
        <w:t xml:space="preserve">. </w:t>
      </w:r>
      <w:r w:rsidR="002F58E8" w:rsidRPr="002F58E8">
        <w:t>However, lake-captured shiners had lower trophic positions in summer and fall than in spring</w:t>
      </w:r>
      <w:r w:rsidR="005E19E4">
        <w:t>.</w:t>
      </w:r>
      <w:r w:rsidR="002F58E8" w:rsidRPr="002F58E8">
        <w:t xml:space="preserve"> Pairwise comparisons </w:t>
      </w:r>
      <w:r w:rsidR="002F58E8">
        <w:t xml:space="preserve">also </w:t>
      </w:r>
      <w:r w:rsidR="002F58E8" w:rsidRPr="002F58E8">
        <w:t>showed that trophic position did not differ between creek- and lake-captured shiners in spring</w:t>
      </w:r>
      <w:r w:rsidR="005F1698">
        <w:t xml:space="preserve">, </w:t>
      </w:r>
      <w:r w:rsidR="002F58E8" w:rsidRPr="002F58E8">
        <w:t>but creek-captured shiners occupied significantly higher trophic positions than lake-captured individuals in summer and fall</w:t>
      </w:r>
      <w:r w:rsidR="005E19E4">
        <w:t xml:space="preserve">. </w:t>
      </w:r>
    </w:p>
    <w:p w14:paraId="7E59C44A" w14:textId="3674798F" w:rsidR="00837F74" w:rsidRPr="00837F74" w:rsidRDefault="00837F74" w:rsidP="00AF338A">
      <w:pPr>
        <w:pStyle w:val="Heading3"/>
        <w:jc w:val="both"/>
        <w:rPr>
          <w:color w:val="auto"/>
        </w:rPr>
      </w:pPr>
      <w:r w:rsidRPr="00837F74">
        <w:rPr>
          <w:color w:val="auto"/>
        </w:rPr>
        <w:t>Habitat Use and Movement</w:t>
      </w:r>
    </w:p>
    <w:bookmarkEnd w:id="78"/>
    <w:bookmarkEnd w:id="79"/>
    <w:bookmarkEnd w:id="80"/>
    <w:bookmarkEnd w:id="81"/>
    <w:bookmarkEnd w:id="82"/>
    <w:p w14:paraId="7A383D69" w14:textId="585E516A" w:rsidR="004F28A2" w:rsidRPr="004F28A2" w:rsidRDefault="004F28A2" w:rsidP="004F28A2">
      <w:pPr>
        <w:spacing w:before="100" w:beforeAutospacing="1" w:after="100" w:afterAutospacing="1"/>
      </w:pPr>
      <w:r w:rsidRPr="004F28A2">
        <w:t>Habitat recurrence showed strong seasonal variation and differed by the habitat in which tagged fish were captured and released (Figure 3</w:t>
      </w:r>
      <w:r>
        <w:t>C</w:t>
      </w:r>
      <w:r w:rsidRPr="004F28A2">
        <w:t>). The generalized linear model revealed significant effects of season and release location, but no season × release location interaction (Table S4). For creek-released fish, recurrence to the creek was higher in spring and fall than in summer, whereas spring and fall did not differ from one another (Figure 3</w:t>
      </w:r>
      <w:r>
        <w:t>C</w:t>
      </w:r>
      <w:r w:rsidRPr="004F28A2">
        <w:t>). A similar pattern was observed for lake-released fish</w:t>
      </w:r>
      <w:r>
        <w:t xml:space="preserve">, where </w:t>
      </w:r>
      <w:r w:rsidRPr="004F28A2">
        <w:t>recurrence to the lake was higher in spring than in summer, while spring–fall and summer–fall comparisons were not significant. Across seasons, fish released in the creek exhibited greater recurrence to their release habitat than fish released in the lake (Figure 3</w:t>
      </w:r>
      <w:r>
        <w:t>C</w:t>
      </w:r>
      <w:r w:rsidRPr="004F28A2">
        <w:t>).</w:t>
      </w:r>
    </w:p>
    <w:p w14:paraId="5A98DFF3" w14:textId="66358F1B" w:rsidR="004F28A2" w:rsidRPr="004F28A2" w:rsidRDefault="004F28A2" w:rsidP="004F28A2">
      <w:pPr>
        <w:spacing w:before="100" w:beforeAutospacing="1" w:after="100" w:afterAutospacing="1"/>
      </w:pPr>
      <w:r w:rsidRPr="004F28A2">
        <w:t xml:space="preserve">Habitat residency did not vary seasonally, but it differed by release </w:t>
      </w:r>
      <w:r>
        <w:t>location</w:t>
      </w:r>
      <w:r w:rsidRPr="004F28A2">
        <w:t xml:space="preserve"> (Figure 3</w:t>
      </w:r>
      <w:r>
        <w:t>D</w:t>
      </w:r>
      <w:r w:rsidRPr="004F28A2">
        <w:t xml:space="preserve">). The generalized linear model detected no effect of season and no season × release location </w:t>
      </w:r>
      <w:proofErr w:type="gramStart"/>
      <w:r w:rsidRPr="004F28A2">
        <w:t>interaction, but</w:t>
      </w:r>
      <w:proofErr w:type="gramEnd"/>
      <w:r w:rsidRPr="004F28A2">
        <w:t xml:space="preserve"> did detect a significant effect of release location (Table S4). Across seasons, lake-released fish showed higher habitat residency than creek-released </w:t>
      </w:r>
      <w:r w:rsidR="005E19E4">
        <w:t xml:space="preserve">fish. </w:t>
      </w:r>
    </w:p>
    <w:p w14:paraId="53B835EE" w14:textId="6121D6A6" w:rsidR="00257A8E" w:rsidRDefault="004F28A2" w:rsidP="00257A8E">
      <w:pPr>
        <w:spacing w:before="100" w:beforeAutospacing="1" w:after="100" w:afterAutospacing="1"/>
      </w:pPr>
      <w:r w:rsidRPr="004F28A2">
        <w:lastRenderedPageBreak/>
        <w:t xml:space="preserve">In </w:t>
      </w:r>
      <w:r>
        <w:t>the</w:t>
      </w:r>
      <w:r w:rsidRPr="004F28A2">
        <w:t xml:space="preserve"> probability of same-day detection in both lake and creek habitats varied strongly over the annual cycle (Figure 4). The selected GAMM, which included a cyclic smooth for day of year and a random effect of transmitter ID, explained 9.7% of the deviance in same-day </w:t>
      </w:r>
      <w:r>
        <w:t xml:space="preserve">lake-creek </w:t>
      </w:r>
      <w:r w:rsidRPr="004F28A2">
        <w:t>detection probability and revealed a significant effect of day of year (</w:t>
      </w:r>
      <w:proofErr w:type="spellStart"/>
      <w:r w:rsidRPr="004F28A2">
        <w:t>edf</w:t>
      </w:r>
      <w:proofErr w:type="spellEnd"/>
      <w:r w:rsidRPr="004F28A2">
        <w:t xml:space="preserve"> = 6.34, F = 4.94, </w:t>
      </w:r>
      <w:r w:rsidRPr="004F28A2">
        <w:rPr>
          <w:i/>
          <w:iCs/>
        </w:rPr>
        <w:t>p</w:t>
      </w:r>
      <w:r w:rsidRPr="004F28A2">
        <w:t xml:space="preserve"> &lt; 0.001</w:t>
      </w:r>
      <w:r w:rsidR="00404AD6">
        <w:t>; Table S5</w:t>
      </w:r>
      <w:r w:rsidRPr="004F28A2">
        <w:t xml:space="preserve">). Estimated probabilities peaked in spring on Julian day 108 at 0.360 (95% CI: 0.232–0.512), showed a secondary peak in fall on Julian day 301 at 0.209 (95% CI: 0.114–0.351), and reached a pronounced minimum in summer on Julian day 222 at 0.016 (95% CI: 0.005–0.047). </w:t>
      </w:r>
      <w:r w:rsidR="00CC7760">
        <w:t>Overall, our telemetry</w:t>
      </w:r>
      <w:r w:rsidRPr="004F28A2">
        <w:t xml:space="preserve"> results indicate that habitat coupling was strongest in spring, was lowest in summer</w:t>
      </w:r>
      <w:r w:rsidR="005E300E">
        <w:t>, and increased again in fall</w:t>
      </w:r>
      <w:r w:rsidRPr="004F28A2">
        <w:t>.</w:t>
      </w:r>
    </w:p>
    <w:p w14:paraId="566E1A83" w14:textId="558D77F5" w:rsidR="00257A8E" w:rsidRPr="00C36E0C" w:rsidRDefault="00837F74" w:rsidP="00C36E0C">
      <w:pPr>
        <w:pStyle w:val="Heading3"/>
        <w:rPr>
          <w:color w:val="auto"/>
        </w:rPr>
      </w:pPr>
      <w:r w:rsidRPr="00C36E0C">
        <w:rPr>
          <w:color w:val="auto"/>
        </w:rPr>
        <w:t xml:space="preserve">Biomass </w:t>
      </w:r>
      <w:bookmarkStart w:id="83" w:name="_Toc215069640"/>
      <w:r w:rsidR="00586921">
        <w:rPr>
          <w:color w:val="auto"/>
        </w:rPr>
        <w:t>Flux</w:t>
      </w:r>
    </w:p>
    <w:p w14:paraId="5789A477" w14:textId="13B253C3" w:rsidR="00257A8E" w:rsidRDefault="00BC1F56" w:rsidP="00257A8E">
      <w:pPr>
        <w:spacing w:before="100" w:beforeAutospacing="1" w:after="100" w:afterAutospacing="1"/>
      </w:pPr>
      <w:r w:rsidRPr="00BC1F56">
        <w:t xml:space="preserve">The average daily biomass of shiners captured in directionally positioned traps within the creek showed strong seasonal variation in both the magnitude and direction </w:t>
      </w:r>
      <w:r w:rsidR="00C36E0C">
        <w:t>in which fish were inferred to be</w:t>
      </w:r>
      <w:r w:rsidRPr="00BC1F56">
        <w:t xml:space="preserve"> mov</w:t>
      </w:r>
      <w:r w:rsidR="00C36E0C">
        <w:t>ing</w:t>
      </w:r>
      <w:r w:rsidRPr="00BC1F56">
        <w:t xml:space="preserve"> (Figure 5A). The generalized linear model identified a significant effect of season and a significant season × direction interaction, whereas direction alone was not significant (Table S4). Estimated biomass </w:t>
      </w:r>
      <w:r>
        <w:t>captured in directionally positioned traps</w:t>
      </w:r>
      <w:r w:rsidRPr="00BC1F56">
        <w:t xml:space="preserve"> was greatest during spring and fall, with seasonal reversals in the predominant direction of movement</w:t>
      </w:r>
      <w:r>
        <w:t xml:space="preserve"> (spring predominantly upstream; fall predominantly downstream</w:t>
      </w:r>
      <w:r w:rsidRPr="00BC1F56">
        <w:t>, while summer values were comparatively low in both directions (Figure 5A; Tables S4).</w:t>
      </w:r>
    </w:p>
    <w:p w14:paraId="7B6C0E3F" w14:textId="4B38C1D6" w:rsidR="00F947FF" w:rsidRDefault="00BC1F56" w:rsidP="00F947FF">
      <w:pPr>
        <w:spacing w:before="100" w:beforeAutospacing="1" w:after="100" w:afterAutospacing="1"/>
      </w:pPr>
      <w:r w:rsidRPr="00BC1F56">
        <w:t xml:space="preserve">Shiner biomass </w:t>
      </w:r>
      <w:r>
        <w:t>in</w:t>
      </w:r>
      <w:r w:rsidRPr="00BC1F56">
        <w:t xml:space="preserve"> minnow traps likewise varied across seasons and capture locations (Figure 5B). The generalized linear model detected significant effects of season, capture location, and their interaction (Table S4). Biomass was generally greater in creek traps than lake traps, particularly in spring, and no shiners were captured in lake traps during summer (Figure 5B</w:t>
      </w:r>
      <w:r>
        <w:t xml:space="preserve"> shows estimated means and CIs based on GLM output</w:t>
      </w:r>
      <w:r w:rsidRPr="00BC1F56">
        <w:t xml:space="preserve">; Tables S4). </w:t>
      </w:r>
    </w:p>
    <w:p w14:paraId="429062D3" w14:textId="2C28A52D" w:rsidR="00962370" w:rsidRDefault="00962370" w:rsidP="00962370">
      <w:pPr>
        <w:pStyle w:val="Heading3"/>
      </w:pPr>
      <w:r w:rsidRPr="00962370">
        <w:rPr>
          <w:rStyle w:val="Strong"/>
          <w:b w:val="0"/>
          <w:bCs w:val="0"/>
          <w:color w:val="auto"/>
        </w:rPr>
        <w:t>Body size distributions</w:t>
      </w:r>
    </w:p>
    <w:p w14:paraId="6A6754D4" w14:textId="34A55BD4" w:rsidR="00962370" w:rsidRPr="00962370" w:rsidRDefault="00962370" w:rsidP="00962370">
      <w:pPr>
        <w:spacing w:before="100" w:beforeAutospacing="1" w:after="100" w:afterAutospacing="1"/>
      </w:pPr>
      <w:r w:rsidRPr="00962370">
        <w:t>Body size differed between habitats for both shiners and smallmouth bass (Figure 6). For shiners, total length varied significantly with capture location, and this effect depended on season, as indicated by a significant season × location interaction, while the overall main effect of season was not significant (</w:t>
      </w:r>
      <w:r>
        <w:t>Table S</w:t>
      </w:r>
      <w:r w:rsidR="00C071BB">
        <w:t>4</w:t>
      </w:r>
      <w:r w:rsidRPr="00962370">
        <w:t>). For smallmouth bass, total length differed strongly between habitats, with lake-captured individuals substantially larger than creek-captured individuals (</w:t>
      </w:r>
      <w:r w:rsidR="00296638">
        <w:t>Table S</w:t>
      </w:r>
      <w:r w:rsidR="00C071BB">
        <w:t>4</w:t>
      </w:r>
      <w:r w:rsidR="00296638">
        <w:t xml:space="preserve">; </w:t>
      </w:r>
      <w:r w:rsidRPr="00962370">
        <w:t>Figure 6B). Seasonal variation in bass total length was weak and not statistically significant at α = 0.05 (</w:t>
      </w:r>
      <w:r w:rsidR="00296638">
        <w:t>Table S</w:t>
      </w:r>
      <w:r w:rsidR="00C071BB">
        <w:t>4</w:t>
      </w:r>
      <w:r w:rsidRPr="00962370">
        <w:t>).</w:t>
      </w:r>
    </w:p>
    <w:p w14:paraId="79D0A5A4" w14:textId="7B295342" w:rsidR="00915A4D" w:rsidRPr="00837F74" w:rsidRDefault="00915A4D" w:rsidP="00A45343">
      <w:pPr>
        <w:pStyle w:val="Heading2"/>
        <w:jc w:val="both"/>
        <w:rPr>
          <w:rFonts w:ascii="Times New Roman" w:hAnsi="Times New Roman" w:cs="Times New Roman"/>
          <w:color w:val="auto"/>
        </w:rPr>
      </w:pPr>
      <w:r w:rsidRPr="00837F74">
        <w:rPr>
          <w:rFonts w:ascii="Times New Roman" w:hAnsi="Times New Roman" w:cs="Times New Roman"/>
          <w:color w:val="auto"/>
        </w:rPr>
        <w:t>Discussion</w:t>
      </w:r>
      <w:bookmarkEnd w:id="83"/>
    </w:p>
    <w:p w14:paraId="60C774C6" w14:textId="3D582718" w:rsidR="00374B57" w:rsidRDefault="00374B57" w:rsidP="00374B57">
      <w:pPr>
        <w:spacing w:before="240" w:after="240"/>
        <w:jc w:val="both"/>
      </w:pPr>
      <w:r>
        <w:t xml:space="preserve">Through multiple lines of evidence, we show that small-bodied prey fish couple lake and creek habitats through both their resource use and movement behaviour, and that the strength of this coupling </w:t>
      </w:r>
      <w:r w:rsidR="00F3372D">
        <w:t>varies</w:t>
      </w:r>
      <w:r>
        <w:t xml:space="preserve"> seasonally. Stable isotope analysis revealed that shiners relied more evenly on lake- and creek-derived resources in spring and fall, but more strongly on resources from the habitat in which they were captured during summer (Figure 3A). Acoustic telemetry showed a </w:t>
      </w:r>
      <w:r>
        <w:lastRenderedPageBreak/>
        <w:t>similar seasonal pattern in movement behaviour, as the probability of detecting a shiner in both habitats on the same day was highest in spring and fall (Figure 4), and movement between habitats was also greatest during these periods (Figure 3C). Netting surveys further supported this pattern, with</w:t>
      </w:r>
      <w:r w:rsidR="00F3372D">
        <w:t xml:space="preserve"> shiner</w:t>
      </w:r>
      <w:r>
        <w:t xml:space="preserve"> biomass</w:t>
      </w:r>
      <w:r w:rsidR="00F3372D">
        <w:t xml:space="preserve"> </w:t>
      </w:r>
      <w:r w:rsidR="00586921">
        <w:t xml:space="preserve">flux </w:t>
      </w:r>
      <w:r w:rsidR="00F3372D">
        <w:t>predominantly</w:t>
      </w:r>
      <w:r>
        <w:t xml:space="preserve"> </w:t>
      </w:r>
      <w:r w:rsidR="00586921">
        <w:t>in the</w:t>
      </w:r>
      <w:r>
        <w:t xml:space="preserve"> upstream </w:t>
      </w:r>
      <w:r w:rsidR="00586921">
        <w:t xml:space="preserve">direction </w:t>
      </w:r>
      <w:r>
        <w:t xml:space="preserve">in spring, biomass </w:t>
      </w:r>
      <w:r w:rsidR="00586921">
        <w:t xml:space="preserve">flux </w:t>
      </w:r>
      <w:r w:rsidR="00F3372D">
        <w:t xml:space="preserve">predominantly </w:t>
      </w:r>
      <w:r>
        <w:t xml:space="preserve">downstream in fall, and little </w:t>
      </w:r>
      <w:r w:rsidR="00586921">
        <w:t>biomass flux</w:t>
      </w:r>
      <w:r w:rsidR="00F3372D">
        <w:t xml:space="preserve"> in either direction</w:t>
      </w:r>
      <w:r>
        <w:t xml:space="preserve"> occurring during summer (Figure 5A). Together, these findings indicate that seasonal habitat coupling in this system emerges through linked changes in </w:t>
      </w:r>
      <w:r w:rsidR="009F3391">
        <w:t xml:space="preserve">habitat-specific </w:t>
      </w:r>
      <w:r>
        <w:t xml:space="preserve">resource integration, individual movements between habitats, and biomass </w:t>
      </w:r>
      <w:r w:rsidR="00586921">
        <w:t>flux</w:t>
      </w:r>
      <w:r>
        <w:t xml:space="preserve"> across the broader freshwater landscape.</w:t>
      </w:r>
    </w:p>
    <w:p w14:paraId="16F66C48" w14:textId="7F6E2C67" w:rsidR="006C22B9" w:rsidRPr="006C22B9" w:rsidRDefault="006C22B9" w:rsidP="006C22B9">
      <w:pPr>
        <w:spacing w:after="240"/>
        <w:jc w:val="both"/>
      </w:pPr>
      <w:del w:id="84" w:author="Tunney, Tyler (DFO/MPO)" w:date="2026-04-30T14:45:00Z">
        <w:r w:rsidRPr="006C22B9" w:rsidDel="003200CD">
          <w:delText>Several mechanisms may drive prey fish to move and forage between lake and creek habitats</w:delText>
        </w:r>
        <w:r w:rsidDel="003200CD">
          <w:delText xml:space="preserve"> (</w:delText>
        </w:r>
        <w:r w:rsidR="00F322B3" w:rsidDel="003200CD">
          <w:delText>see Table S1 for examples</w:delText>
        </w:r>
        <w:r w:rsidDel="003200CD">
          <w:delText>)</w:delText>
        </w:r>
        <w:r w:rsidRPr="006C22B9" w:rsidDel="003200CD">
          <w:delText xml:space="preserve">. </w:delText>
        </w:r>
      </w:del>
      <w:r w:rsidRPr="006C22B9">
        <w:t>Although we did not explicitly examine drivers</w:t>
      </w:r>
      <w:r>
        <w:t xml:space="preserve"> </w:t>
      </w:r>
      <w:r w:rsidR="00DC360C">
        <w:t xml:space="preserve">of cross-habitat movement and foraging </w:t>
      </w:r>
      <w:r>
        <w:t>in this study</w:t>
      </w:r>
      <w:r w:rsidRPr="006C22B9">
        <w:t xml:space="preserve">, </w:t>
      </w:r>
      <w:r w:rsidR="00C66ACC">
        <w:t xml:space="preserve">considering </w:t>
      </w:r>
      <w:r w:rsidRPr="006C22B9">
        <w:t xml:space="preserve">our data </w:t>
      </w:r>
      <w:r w:rsidR="00D85F4D">
        <w:t>within the context of</w:t>
      </w:r>
      <w:r w:rsidR="00E322A8">
        <w:t xml:space="preserve"> previous research </w:t>
      </w:r>
      <w:r w:rsidRPr="006C22B9">
        <w:t>suggest</w:t>
      </w:r>
      <w:r w:rsidR="003B051D">
        <w:t>s</w:t>
      </w:r>
      <w:r w:rsidRPr="006C22B9">
        <w:t xml:space="preserve"> that multiple factors are likely at play. First, the use of streams and creeks for spawning is common among many freshwater species</w:t>
      </w:r>
      <w:r w:rsidR="00E8121F">
        <w:t xml:space="preserve"> </w:t>
      </w:r>
      <w:r w:rsidR="00E8121F">
        <w:fldChar w:fldCharType="begin"/>
      </w:r>
      <w:r w:rsidR="0094022C">
        <w:instrText xml:space="preserve"> ADDIN ZOTERO_ITEM CSL_CITATION {"citationID":"SQRN1JdM","properties":{"unsorted":false,"formattedCitation":"(Biette et al. 1981, Childress and McIntyre 2015, White et al. 2023)","plainCitation":"(Biette et al. 1981, Childress and McIntyre 2015, White et al. 2023)","noteIndex":0},"citationItems":[{"id":3825,"uris":["http://zotero.org/users/local/6gGbWaws/items/X74M665Z"],"itemData":{"id":3825,"type":"article-journal","abstract":"Rainbow trout (Salmo gairdneri) populations of the Great Lakes showed a great variability in timing of spawning migrations and life histories. This variability was examined to determine if rainbow trout populations of the Great Lakes are comprised of discrete stocks. Differences in timing of migration and spawning indicated that at least one spawning population may be distinctive and that others may be in progressive stages towards emergence of discrete stocks. The innate ability of this species to adapt to different environmental conditions, together with its ability to 'home,' provide rainbow trout in the Great Lakes with the potential to develop discrete stocks. The management of this species that allows for the development of this potential is emphasized.Key words: rainbow trout. Great Lakes, stocks, migrations, spawning, life histories, homing","container-title":"Canadian Journal of Fisheries and Aquatic Sciences","DOI":"10.1139/f81-224","ISSN":"0706-652X","issue":"12","journalAbbreviation":"Can. J. Fish. Aquat. Sci.","page":"1759-1771","publisher":"NRC Research Press","source":"cdnsciencepub.com (Atypon)","title":"Life History and Timing of Migrations and Spawning Behavior of Rainbow Trout (Salmo gairdneri) Populations of the Great Lakes","volume":"38","author":[{"family":"Biette","given":"R. M."},{"family":"Dodge","given":"D. P."},{"family":"Hassinger","given":"R. L."},{"family":"Stauffer","given":"T. M."}],"issued":{"date-parts":[["1981",12]]}}},{"id":2779,"uris":["http://zotero.org/users/local/6gGbWaws/items/5I4BHB7A"],"itemData":{"id":2779,"type":"article-journal","abstract":"Migratory animals can enhance ecosystem productivity through the delivery of material subsidies. Among fish, Pacific salmon are well known to deliver large quantities of nutrients to streams as they die after spawning, but the input pathways by which iteroparous species provide nutrient subsidies have not been resolved. Our objective was to determine the importance of excretion, eggs and carcasses as nutrient sources from a large migration of longnose suckers into a stream draining a moderately agricultural catchment. Additionally, we evaluated nutrient limitation in the stream using nutrient-diffusing substrates and determined the timing of nutrient releases during egg decomposition using a microcosm experiment. Eggs were the largest component of the nitrogen (N, 57%) and phosphorus (P, 76%) inputs from the migration, followed by excretion by live adults (40% N, 16% P). Carcasses were a minor component of inputs. Estimated P inputs from fish were over three times larger than the observed export of dissolved P in this P-limited stream during the 66-day sampling period. In contrast, sucker N inputs were &lt;2% of dissolved N export, which was dominated by NO3. However, the dynamics of NH4 concentrations through the course of the migration were closely associated with estimated NH4 inputs from excretion and eggs. Eggs and excretion constitute significant nutrient inputs during migrations, even in catchments with elevated nutrient loads from agriculture. Mass mortality is not required for migratory fish to enhance nutrient availability in their spawning habitats. Given that sucker excretion rates and female reproductive investment are typical for freshwater fish, our results suggest that spawning migrations of iteroparous species in rivers around the world may deliver important nutrient subsidies when migrations are large.","container-title":"Freshwater Biology","DOI":"10.1111/fwb.12494","ISSN":"1365-2427","issue":"3","language":"en","license":"© 2014 John Wiley &amp; Sons Ltd","note":"_eprint: https://onlinelibrary.wiley.com/doi/pdf/10.1111/fwb.12494","page":"490-499","source":"Wiley Online Library","title":"Multiple nutrient subsidy pathways from a spawning migration of iteroparous fish","volume":"60","author":[{"family":"Childress","given":"Evan S."},{"family":"McIntyre","given":"Peter B."}],"issued":{"date-parts":[["2015"]]}}},{"id":3829,"uris":["http://zotero.org/users/local/6gGbWaws/items/ZFT9D7DQ"],"itemData":{"id":3829,"type":"article-journal","abstract":"The ability for migratory fishes to move commonly limiting resources such as nitrogen (N) and phosphorus (P) between discrete environments can have pronounced effects on recipient ecosystems. To further understand the geographic and taxonomic scope of migratory fish resource subsidies, we quantified N and P subsidies delivered by adfluvial suckers (Smallmouth Buffalo, Ictiobus bubalus) via excretion, eggs and carcasses to a small oligotrophic stream during their annual spawning migration. We also compared nutrient inputs from migrant buffalo with watershed nutrient export to assess the likelihood that delivered nutrients were ecologically important. We estimated that approximately 67,000 buffalo delivered 730 kg of N and 80 kg of P to Citico Creek as a result of excretion and egg subsidies across three migration waves. We estimated that carcasses delivered negligible amounts of N and P due to extremely low retention. The ratio of migrant inputs (Mw) to system export (Ew; Mw/Ew) varied amongst three migration waves and compounds (i.e. dissolved inorganic nitrogen, ammonium and soluble reactive phosphorus), with values for Mw/Ew ranging from 0.25 to 5.10, reflecting the potential of nutrient subsidies to exceed nutrients exported from the system under certain conditions. Our findings suggest that suckers have the potential to deliver large resource subsidies to their spawning habitats and that these subsidies may be ecologically important, thus warranting additional consideration of the functional relevance of nongame fishes and their migrations.","container-title":"Ecology of Freshwater Fish","DOI":"10.1111/eff.12676","ISSN":"1600-0633","issue":"1","language":"en","note":"_eprint: https://onlinelibrary.wiley.com/doi/pdf/10.1111/eff.12676","page":"181-194","source":"Wiley Online Library","title":"Salmon of the Southeastern U.S.: Sucker migrations deliver resource subsidies to oligotrophic stream","title-short":"Salmon of the Southeastern U.S.","volume":"32","author":[{"family":"White","given":"Mack"},{"family":"Wheeler","given":"Kit"},{"family":"Hudson","given":"Ryan R."},{"family":"Murdock","given":"Justin N."}],"issued":{"date-parts":[["2023"]]}}}],"schema":"https://github.com/citation-style-language/schema/raw/master/csl-citation.json"} </w:instrText>
      </w:r>
      <w:r w:rsidR="00E8121F">
        <w:fldChar w:fldCharType="separate"/>
      </w:r>
      <w:r w:rsidR="00E8121F">
        <w:rPr>
          <w:noProof/>
        </w:rPr>
        <w:t>(Biette et al. 1981, Childress and McIntyre 2015, White et al. 2023)</w:t>
      </w:r>
      <w:r w:rsidR="00E8121F">
        <w:fldChar w:fldCharType="end"/>
      </w:r>
      <w:r w:rsidRPr="006C22B9">
        <w:t xml:space="preserve">. </w:t>
      </w:r>
      <w:r w:rsidR="00DC360C">
        <w:t>This</w:t>
      </w:r>
      <w:r w:rsidRPr="006C22B9">
        <w:t xml:space="preserve"> may be an important contributor to lake–</w:t>
      </w:r>
      <w:r w:rsidR="00F67B12">
        <w:t>creek</w:t>
      </w:r>
      <w:r w:rsidRPr="006C22B9">
        <w:t xml:space="preserve"> coupling among golden and common shiners</w:t>
      </w:r>
      <w:r w:rsidR="00DC360C">
        <w:t xml:space="preserve"> in our study system</w:t>
      </w:r>
      <w:r w:rsidRPr="006C22B9">
        <w:t xml:space="preserve">, as we observed very high biomass </w:t>
      </w:r>
      <w:r w:rsidR="007341C0">
        <w:t>moving upstream</w:t>
      </w:r>
      <w:r w:rsidRPr="006C22B9">
        <w:t xml:space="preserve"> during spring (Figure 5A), which coincides with spawning for both species</w:t>
      </w:r>
      <w:r w:rsidR="002821B9">
        <w:t xml:space="preserve"> </w:t>
      </w:r>
      <w:r w:rsidR="00E8121F">
        <w:fldChar w:fldCharType="begin"/>
      </w:r>
      <w:r w:rsidR="0094022C">
        <w:instrText xml:space="preserve"> ADDIN ZOTERO_ITEM CSL_CITATION {"citationID":"ONyI0lnX","properties":{"unsorted":false,"formattedCitation":"(Scott and Crossman 1973, Stone et al. 2016)","plainCitation":"(Scott and Crossman 1973, Stone et al. 2016)","noteIndex":0},"citationItems":[{"id":3839,"uris":["http://zotero.org/users/local/6gGbWaws/items/VPXHRNCN"],"itemData":{"id":3839,"type":"book","number-of-pages":"966","publisher":"Fisheries Research Board of Canada","title":"Freshwater fishes of Canada","volume":"184","author":[{"family":"Scott","given":"William Beverley"},{"family":"Crossman","given":"Edwin John"}],"issued":{"date-parts":[["1973"]]}}},{"id":2747,"uris":["http://zotero.org/users/local/6gGbWaws/items/SNJ8RXXC"],"itemData":{"id":2747,"type":"article-journal","abstract":"The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sidR="00E8121F">
        <w:fldChar w:fldCharType="separate"/>
      </w:r>
      <w:r w:rsidR="00E8121F">
        <w:rPr>
          <w:noProof/>
        </w:rPr>
        <w:t>(Scott and Crossman 1973, Stone et al. 2016)</w:t>
      </w:r>
      <w:r w:rsidR="00E8121F">
        <w:fldChar w:fldCharType="end"/>
      </w:r>
      <w:r w:rsidRPr="006C22B9">
        <w:t xml:space="preserve">. However, this period also showed a greater number of cross-habitat recurrence events in our telemetry data, suggesting fish were not simply moving upstream to spawn and remain in the </w:t>
      </w:r>
      <w:r w:rsidR="00F67B12">
        <w:t>creek</w:t>
      </w:r>
      <w:r w:rsidRPr="006C22B9">
        <w:t>, but were repeatedly moving between habitats during this time of year</w:t>
      </w:r>
      <w:r w:rsidR="0062167E">
        <w:t xml:space="preserve"> (Figure 3C)</w:t>
      </w:r>
      <w:r w:rsidRPr="006C22B9">
        <w:t>.</w:t>
      </w:r>
    </w:p>
    <w:p w14:paraId="06A4D25D" w14:textId="6DBEC0A6" w:rsidR="006C22B9" w:rsidRPr="006C22B9" w:rsidRDefault="006C22B9" w:rsidP="006C22B9">
      <w:pPr>
        <w:spacing w:after="240"/>
        <w:jc w:val="both"/>
      </w:pPr>
      <w:r w:rsidRPr="006C22B9">
        <w:t xml:space="preserve">While spawning migrations likely explain part of </w:t>
      </w:r>
      <w:r w:rsidR="004A7638">
        <w:t>the lake-creek movements we observed</w:t>
      </w:r>
      <w:r w:rsidRPr="006C22B9">
        <w:t xml:space="preserve">, freshwater fishes also move between lakes and </w:t>
      </w:r>
      <w:r w:rsidR="00F67B12">
        <w:t>creeks</w:t>
      </w:r>
      <w:r w:rsidRPr="006C22B9">
        <w:t xml:space="preserve"> for other reasons, including </w:t>
      </w:r>
      <w:r w:rsidR="00DB0EE7">
        <w:t xml:space="preserve">to exploit </w:t>
      </w:r>
      <w:r w:rsidRPr="006C22B9">
        <w:t xml:space="preserve">foraging opportunities, </w:t>
      </w:r>
      <w:r w:rsidR="00DB0EE7">
        <w:t>to</w:t>
      </w:r>
      <w:r w:rsidRPr="006C22B9">
        <w:t xml:space="preserve"> </w:t>
      </w:r>
      <w:r w:rsidR="00DB0EE7">
        <w:t>avoid predators</w:t>
      </w:r>
      <w:r w:rsidRPr="006C22B9">
        <w:t xml:space="preserve">, and </w:t>
      </w:r>
      <w:r>
        <w:t>to seek</w:t>
      </w:r>
      <w:r w:rsidRPr="006C22B9">
        <w:t xml:space="preserve"> thermal or oxygen </w:t>
      </w:r>
      <w:r>
        <w:t>refugia</w:t>
      </w:r>
      <w:r w:rsidRPr="006C22B9">
        <w:t xml:space="preserve"> </w:t>
      </w:r>
      <w:r w:rsidR="00125C82">
        <w:fldChar w:fldCharType="begin"/>
      </w:r>
      <w:r w:rsidR="0094022C">
        <w:instrText xml:space="preserve"> ADDIN ZOTERO_ITEM CSL_CITATION {"citationID":"exz5MjTn","properties":{"unsorted":false,"formattedCitation":"(Magnuson et al. 1985, He and Kitchell 1990, Dolinsek et al. 2014, Hahlbeck et al. 2022)","plainCitation":"(Magnuson et al. 1985, He and Kitchell 1990, Dolinsek et al. 2014, Hahlbeck et al. 2022)","dontUpdate":true,"noteIndex":0},"citationItems":[{"id":3901,"uris":["http://zotero.org/users/local/6gGbWaws/items/2RWZYMX3"],"itemData":{"id":3901,"type":"article-journal","abstract":"I Center for Limnology and Department of Zoology, University of Wisconsin, Madison WI 53706, U.S.A. 2 Experimental Lakes Area, Freshwater Institute, Box 313, Kenora, Ontario P9N 3X4, Canada 3Research Center - King Hall, State University of New York, Oswego, NY 13126, U.S.A.","container-title":"Environmental Biology of Fishes","DOI":"10.1007/BF00002627","ISSN":"0378-1909, 1573-5133","issue":"4","journalAbbreviation":"Environ Biol Fish","language":"en","license":"http://www.springer.com/tdm","page":"241-250","source":"DOI.org (Crossref)","title":"Surviving winter hypoxia: behavioral adaptations of fishes in a northern Wisconsin winterkill lake","title-short":"Surviving winter hypoxia","volume":"14","author":[{"family":"Magnuson","given":"John J."},{"family":"Beckel","given":"Annamarie L."},{"family":"Mills","given":"Ken"},{"family":"Brandt","given":"Stephen B."}],"issued":{"date-parts":[["1985",12]]}}},{"id":3843,"uris":["http://zotero.org/users/local/6gGbWaws/items/QQZ3XDZA"],"itemData":{"id":3843,"type":"article-journal","abstract":"We designed an experiment to test the relative importances of direct and indirect effects of piscivorous predation on an assemblage of small fishes in a piscivore-free lake.The direct effect is defined as consumption of prey fishes. Indirect effects include habitat changes associated with predator avoidance behavior, increases of emigration rates, and changes of composition and size structure of the prey community. After a year of premanipulation study, adult northern pike Esox lucius (a predator species) were introduced into the lake. Decrease of prey fish biomass due to increased emigration was at least as great as that due to direct consumption by the predators. Significant indirect effects included decreased abundance of dominant species, increases of some rare species, and decreases of mean size for species most vulnerable to predation. Indirect effects occurred rapidly and were most apparent during weeks immediately after northern pike were introduced.","container-title":"Transactions of the American Fisheries Society","DOI":"10.1577/1548-8659(1990)119&lt;0825:DAIEOP&gt;2.3.CO;2","ISSN":"0002-8487, 1548-8659","issue":"5","journalAbbreviation":"Transactions of the American Fisheries Society","language":"en","page":"825-835","source":"DOI.org (Crossref)","title":"Direct and Indirect Effects of Predation on a Fish Community: A Whole-Lake Experiment","title-short":"Direct and Indirect Effects of Predation on a Fish Community","volume":"119","author":[{"family":"He","given":"Xi"},{"family":"Kitchell","given":"James F."}],"issued":{"date-parts":[["1990",9]]}}},{"id":3841,"uris":["http://zotero.org/users/local/6gGbWaws/items/FIWQ4ESB"],"itemData":{"id":3841,"type":"article-journal","abstract":"Little is known about the movements of most stream ﬁshes, so ﬁsheries managers often rely on natural history data from the literature to make management decisions. Observations of over 15 000 individuals from 37 species across 3 years were used to evaluate four aspects of the reliability of literature data for predicting the movement behaviour of stream ﬁshes: (i) water temperature when ﬁsh enter streams; (ii) reasons for moving into the streams; (iii) stream residence times of migrants; and (iv) relative use of lake and stream habitats. Comparisons of our data for arrival times in the streams, water temperature at arrival, and time spent in the streams were highly correlated with literature data, whereas relative use of the lake was not. Further, our detailed data revealed two novel ﬁndings: (1) in many species juveniles were also moving into streams, even in those species where adults were clearly spawning in the streams; and (2) adult-sized individuals were moving into streams for nonreproductive purposes. Our results suggest that ﬁshery managers can conﬁdently use natural history information to gain general insights into the movement ecology of ﬁshes, but should also recognize that this information remains incomplete in important ways.","container-title":"Canadian Journal of Fisheries and Aquatic Sciences","DOI":"10.1139/cjfas-2013-0294","ISSN":"0706-652X, 1205-7533","issue":"8","journalAbbreviation":"Can. J. Fish. Aquat. Sci.","language":"en","license":"http://www.nrcresearchpress.com/page/about/CorporateTextAndDataMining","page":"1171-1185","source":"DOI.org (Crossref)","title":"Do natural history data predict the movement ecology of fishes in Lake Ontario streams?","volume":"71","author":[{"family":"Dolinsek","given":"Ivan J."},{"family":"McLaughlin","given":"Robert L."},{"family":"Grant","given":"James W.A."},{"family":"O’Connor","given":"Lisa M."},{"family":"Pratt","given":"Thomas C."}],"editor":[{"family":"Magnan","given":"Pierre"}],"issued":{"date-parts":[["2014",8]]}}},{"id":3903,"uris":["http://zotero.org/users/local/6gGbWaws/items/RBXBRWCK"],"itemData":{"id":3903,"type":"article-journal","abstract":"A central tenet of landscape ecology is that mobile species depend on complementary habitats, which are insufﬁcient in isolation, but combine to support animals through the full annual cycle. However, incorporating the dynamic needs of mobile species into conservation strategies remains a challenge, particularly in the context of climate adaptation planning. For cold-water ﬁshes,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ﬁsh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ﬁsheries and challenge the common practice of identifying refugia based only on summer conditions.","container-title":"Conservation Biology","DOI":"10.1111/cobi.13857","ISSN":"0888-8892, 1523-1739","issue":"3","journalAbbreviation":"Conservation Biology","language":"en","page":"e13857","source":"DOI.org (Crossref)","title":"Contribution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B."}],"issued":{"date-parts":[["2022",6]]}}}],"schema":"https://github.com/citation-style-language/schema/raw/master/csl-citation.json"} </w:instrText>
      </w:r>
      <w:r w:rsidR="00125C82">
        <w:fldChar w:fldCharType="separate"/>
      </w:r>
      <w:r w:rsidR="00125C82">
        <w:rPr>
          <w:noProof/>
        </w:rPr>
        <w:t>(Magnuson et al. 1985, He and Kitchell 1990, Dolinsek et al. 2014, Hahlbeck et al. 2022</w:t>
      </w:r>
      <w:r w:rsidR="00125C82">
        <w:fldChar w:fldCharType="end"/>
      </w:r>
      <w:r w:rsidRPr="006C22B9">
        <w:t>; see Table S1</w:t>
      </w:r>
      <w:r>
        <w:t xml:space="preserve"> for a list of examples</w:t>
      </w:r>
      <w:r w:rsidRPr="006C22B9">
        <w:t>). For example, research on lake–stream migrations among prey fish in European freshwater systems shows that movements into streams</w:t>
      </w:r>
      <w:r>
        <w:t xml:space="preserve"> from adjacent lakes</w:t>
      </w:r>
      <w:r w:rsidRPr="006C22B9">
        <w:t xml:space="preserve"> are often driven by trade-offs between growth opportunities and predation risk</w:t>
      </w:r>
      <w:r w:rsidR="00224ACA">
        <w:t xml:space="preserve"> </w:t>
      </w:r>
      <w:r w:rsidR="00697700">
        <w:fldChar w:fldCharType="begin"/>
      </w:r>
      <w:r w:rsidR="0094022C">
        <w:instrText xml:space="preserve"> ADDIN ZOTERO_ITEM CSL_CITATION {"citationID":"cNrd9u7V","properties":{"unsorted":false,"formattedCitation":"(Br\\uc0\\u246{}nmark et al. 2008)","plainCitation":"(Brönmark et al. 2008)","noteIndex":0},"citationItems":[{"id":3855,"uris":["http://zotero.org/users/local/6gGbWaws/items/ZSH6EQYF"],"itemData":{"id":3855,"type":"article-journal","abstract":"Migration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Anders"},{"family":"Hansson","given":"Lars-Anders"}],"editor":[{"family":"Somers","given":"Michael"}],"issued":{"date-parts":[["2008",4,16]]}}}],"schema":"https://github.com/citation-style-language/schema/raw/master/csl-citation.json"} </w:instrText>
      </w:r>
      <w:r w:rsidR="00697700">
        <w:fldChar w:fldCharType="separate"/>
      </w:r>
      <w:r w:rsidR="00697700" w:rsidRPr="00697700">
        <w:rPr>
          <w:rFonts w:eastAsiaTheme="minorHAnsi"/>
          <w:lang w:val="en-US"/>
          <w14:ligatures w14:val="standardContextual"/>
        </w:rPr>
        <w:t>(Brönmark et al. 2008)</w:t>
      </w:r>
      <w:r w:rsidR="00697700">
        <w:fldChar w:fldCharType="end"/>
      </w:r>
      <w:r w:rsidRPr="006C22B9">
        <w:t>.</w:t>
      </w:r>
      <w:del w:id="85" w:author="Tunney, Tyler (DFO/MPO)" w:date="2026-04-30T14:50:00Z">
        <w:r w:rsidRPr="006C22B9" w:rsidDel="000917F3">
          <w:delText xml:space="preserve"> In these systems, </w:delText>
        </w:r>
        <w:r w:rsidR="002821B9" w:rsidDel="000917F3">
          <w:delText xml:space="preserve">partial </w:delText>
        </w:r>
        <w:r w:rsidRPr="006C22B9" w:rsidDel="000917F3">
          <w:delText>seasonal migrations allow prey fish to occupy lower-risk stream habitats that are inaccessible to predatory fish when resources are scarce</w:delText>
        </w:r>
        <w:r w:rsidDel="000917F3">
          <w:delText xml:space="preserve"> in the lake during winter</w:delText>
        </w:r>
        <w:r w:rsidRPr="006C22B9" w:rsidDel="000917F3">
          <w:delText>, and re-enter predator-dense lakes when resources are abundant</w:delText>
        </w:r>
        <w:r w:rsidDel="000917F3">
          <w:delText xml:space="preserve"> in spring and summer</w:delText>
        </w:r>
        <w:r w:rsidR="002821B9" w:rsidDel="000917F3">
          <w:delText xml:space="preserve"> </w:delText>
        </w:r>
        <w:r w:rsidR="00697700" w:rsidDel="000917F3">
          <w:fldChar w:fldCharType="begin"/>
        </w:r>
        <w:r w:rsidR="0094022C" w:rsidDel="000917F3">
          <w:delInstrText xml:space="preserve"> ADDIN ZOTERO_ITEM CSL_CITATION {"citationID":"LTOKAOWT","properties":{"unsorted":false,"formattedCitation":"(Brodersen et al. 2008, Br\\uc0\\u246{}nmark et al. 2008, 2014, Chapman et al. 2012)","plainCitation":"(Brodersen et al. 2008, Brönmark et al. 2008, 2014, Chapman et al. 2012)","noteIndex":0},"citationItems":[{"id":2825,"uris":["http://zotero.org/users/local/6gGbWaws/items/NTY9PM87"],"itemData":{"id":2825,"type":"article-journal","abstract":"Partial migration is a common phenomenon among many animals and occurs in many types of ecosystems. Understanding the mechanisms behind partial migration is of major importance for the understanding of population dynamics and, eventually, ecosystem processes. We studied the effects of food availability on the seasonal partial migration of cyprinid fish from a lake to connected streams during winter by the use of passive telemetry. Fish with increased access to food were found to migrate in higher proportion, earlier in the season, and to reside in the streams for a longer period compared to fish with decreased access to food. Furthermore, fewer unfed migrants returned to the lake, indicating higher overwinter mortality. Our results suggest that individual fish trade off safety from predation and access to food differently depending on their body condition, which results in a condition-dependent partial migration. Hence, our main conclusion is that individual decision-making is based on assessment of own condition which offers a mechanistic explanation to partial migration. Moreover, this may be of high importance for understanding population responses to environmental variation as well as ecosystem dynamics and stability.","container-title":"Ecology","DOI":"10.1890/07-1318.1","ISSN":"1939-9170","issue":"5","language":"en","license":"© 2008 by the Ecological Society of America","note":"_eprint: https://esajournals.onlinelibrary.wiley.com/doi/pdf/10.1890/07-1318.1","page":"1195-1200","source":"Wiley Online Library","title":"Condition-Dependent Individual Decision-Making Determines Cyprinid Partial Migration","volume":"89","author":[{"family":"Brodersen","given":"Jakob"},{"family":"Nilsson","given":"P. Anders"},{"family":"Hansson","given":"Lars-Anders"},{"family":"Skov","given":"Christian"},{"family":"Brönmark","given":"Christer"}],"issued":{"date-parts":[["2008"]]}}},{"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id":3859,"uris":["http://zotero.org/users/local/6gGbWaws/items/AT54PNII"],"itemData":{"id":3859,"type":"article-journal","abstract":"Animal migration is an amazing phenomenon that has fascinated humans for long. Many freshwater fishes also show remarkable migrations, whereof the spectacular mass migrations of salmonids from the spawning streams are the most well known and well studied. However, recent studies have shown that migration occurs in a range of freshwater fish taxa from many different habitats. In this review we focus on the causes and consequences of migration in freshwater fishes. We start with an introduction of concepts and categories of migration, and then address the evolutionary causes that drive individuals to make these migratory journeys. The basis for the decision of an individual fish to migrate or stay resident is an evaluation of the costs and benefits of different strategies to maximize its lifetime reproductive effort. We provide examples by discussing our own work on the causes behind seasonal migration in a cyprinid fish, roach (Rutilus rutilus (L., 1758)), within this framework. We then highlight different adaptations that allow fish to migrate over sometimes vast journeys across space, including capacity for orientation, osmoregulation, and efficient energy expenditure. Following this we consider the consequences of migration in freshwater fish from ecological, evolutionary, and conservation perspectives, and finally, we detail some of the recent developments in the methodologies used to collect data on fish migration and how these could be used in future research.","container-title":"Canadian Journal of Zoology","DOI":"10.1139/cjz-2012-0277","ISSN":"0008-4301","issue":"6","journalAbbreviation":"Can. J. Zool.","page":"467-479","publisher":"NRC Research Press","source":"cdnsciencepub.com (Atypon)","title":"There and back again: migration in freshwater fishes","title-short":"There and back again","volume":"92","author":[{"family":"Brönmark","given":"C."},{"family":"Hulthén","given":"K."},{"family":"Nilsson","given":"P.A."},{"family":"Skov","given":"C."},{"family":"Hansson","given":"L.-A."},{"family":"Brodersen","given":"J."},{"family":"Chapman","given":"B.B."}],"issued":{"date-parts":[["2014",6]]}}},{"id":2720,"uris":["http://zotero.org/users/local/6gGbWaws/items/IPSJRLSS"],"itemData":{"id":2720,"type":"article-journal","abstract":"Partial migration, where only some individuals from a population migrate, has been widely reported in a diverse range of animals. In this paper, what is known about the causes and consequences of partial migration in fishes is reviewed. Firstly, the ultimate and proximate drivers of partial migration are reflected upon: what ecological factors can shape the evolution of migratory dimorphism? How is partial migration maintained over evolutionary timescales? What proximate mechanisms determine whether an individual is migratory or remains resident? Following this, the consequences of partial migration are considered, in an ecological and evolutionary context, and also in an applied sense. Here it is argued that understanding the concept of partial migration is crucial for fisheries and ecosystem managers, and can provide information for conservation strategies. The review concludes with a reflection on the future opportunities in this field, and the avenues of research that are likely to be fruitful to shed light on the enduring puzzle of partial migration in fishes.","container-title":"Journal of Fish Biology","DOI":"10.1111/j.1095-8649.2012.03342.x","ISSN":"1095-8649","issue":"2","language":"en","note":"_eprint: https://onlinelibrary.wiley.com/doi/pdf/10.1111/j.1095-8649.2012.03342.x","page":"456-478","source":"Wiley Online Library","title":"Partial migration in fishes: causes and consequences","title-short":"Partial migration in fishes","volume":"81","author":[{"family":"Chapman","given":"B. B."},{"family":"Hulthén","given":"K."},{"family":"Brodersen","given":"J."},{"family":"Nilsson","given":"P. A."},{"family":"Skov","given":"C."},{"family":"Hansson","given":"L.-A."},{"family":"Brönmark","given":"C."}],"issued":{"date-parts":[["2012"]]}}}],"schema":"https://github.com/citation-style-language/schema/raw/master/csl-citation.json"} </w:delInstrText>
        </w:r>
        <w:r w:rsidR="00697700" w:rsidDel="000917F3">
          <w:fldChar w:fldCharType="separate"/>
        </w:r>
        <w:r w:rsidR="00697700" w:rsidRPr="00697700" w:rsidDel="000917F3">
          <w:rPr>
            <w:rFonts w:eastAsiaTheme="minorHAnsi"/>
            <w:lang w:val="en-US"/>
            <w14:ligatures w14:val="standardContextual"/>
          </w:rPr>
          <w:delText>(Brodersen et al. 2008, Brönmark et al. 2008, 2014, Chapman et al. 2012)</w:delText>
        </w:r>
        <w:r w:rsidR="00697700" w:rsidDel="000917F3">
          <w:fldChar w:fldCharType="end"/>
        </w:r>
        <w:r w:rsidRPr="006C22B9" w:rsidDel="000917F3">
          <w:delText xml:space="preserve">. Similar trade-offs between resource acquisition and predator avoidance may therefore contribute to the coupling of lake and </w:delText>
        </w:r>
        <w:r w:rsidR="00F67B12" w:rsidDel="000917F3">
          <w:delText>creek</w:delText>
        </w:r>
        <w:r w:rsidRPr="006C22B9" w:rsidDel="000917F3">
          <w:delText xml:space="preserve"> habitats observed here</w:delText>
        </w:r>
      </w:del>
      <w:r w:rsidRPr="006C22B9">
        <w:t>.</w:t>
      </w:r>
      <w:r w:rsidR="00D85F4D">
        <w:t xml:space="preserve"> </w:t>
      </w:r>
    </w:p>
    <w:p w14:paraId="375E9FB1" w14:textId="58633EB1" w:rsidR="00915A4D" w:rsidRPr="003B0052" w:rsidRDefault="00915A4D" w:rsidP="00AF338A">
      <w:pPr>
        <w:spacing w:after="240"/>
        <w:jc w:val="both"/>
      </w:pPr>
      <w:commentRangeStart w:id="86"/>
      <w:r w:rsidRPr="003B0052">
        <w:t>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are widespread, introduced predators that occupy both Lake Opeongo and Costello Creek. However, their size distributions differ markedly between habitats (Figure </w:t>
      </w:r>
      <w:r w:rsidR="00ED4365">
        <w:t>6B</w:t>
      </w:r>
      <w:r w:rsidRPr="003B0052">
        <w:t>), with individuals in the lake observed to be substantially larger (mean total length = 256 ± 123 mm) than those in the creek (mean total length = 112 ± 35 mm</w:t>
      </w:r>
      <w:r w:rsidR="00ED4365">
        <w:t>; Figure 6B</w:t>
      </w:r>
      <w:r w:rsidRPr="003B0052">
        <w:t xml:space="preserve">). Given established relationships between body size and </w:t>
      </w:r>
      <w:proofErr w:type="spellStart"/>
      <w:r w:rsidRPr="003B0052">
        <w:t>piscivory</w:t>
      </w:r>
      <w:proofErr w:type="spellEnd"/>
      <w:r w:rsidR="00697700">
        <w:t xml:space="preserve"> </w:t>
      </w:r>
      <w:r w:rsidR="00697700">
        <w:fldChar w:fldCharType="begin"/>
      </w:r>
      <w:r w:rsidR="0094022C">
        <w:instrText xml:space="preserve"> ADDIN ZOTERO_ITEM CSL_CITATION {"citationID":"gAEkjD2Y","properties":{"unsorted":false,"formattedCitation":"(Mittelbach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Pr="003B0052">
        <w:t xml:space="preserve">, smallmouth bass in the lake are expected to exert strong top-down pressure on prey fish such as shiners </w:t>
      </w:r>
      <w:r w:rsidR="00697700">
        <w:fldChar w:fldCharType="begin"/>
      </w:r>
      <w:r w:rsidR="0094022C">
        <w:instrText xml:space="preserve"> ADDIN ZOTERO_ITEM CSL_CITATION {"citationID":"UqQuzNe3","properties":{"unsorted":false,"formattedCitation":"(Vander Zanden et al. 1999)","plainCitation":"(Vander Zanden et al. 1999)","noteIndex":0},"citationItems":[{"id":2832,"uris":["http://zotero.org/users/local/6gGbWaws/items/34RVBWL2"],"itemData":{"id":2832,"type":"article-journal","container-title":"Nature","DOI":"10.1038/46762","ISSN":"0028-0836, 1476-4687","issue":"6752","journalAbbreviation":"Nature","language":"en","license":"http://www.springer.com/tdm","page":"464-467","source":"DOI.org (Crossref)","title":"Stable isotope evidence for the food web consequences of species invasions in lakes","volume":"401","author":[{"family":"Vander Zanden","given":"M. Jake"},{"family":"Casselman","given":"John M."},{"family":"Rasmussen","given":"Joseph B."}],"issued":{"date-parts":[["1999",9]]}}}],"schema":"https://github.com/citation-style-language/schema/raw/master/csl-citation.json"} </w:instrText>
      </w:r>
      <w:r w:rsidR="00697700">
        <w:fldChar w:fldCharType="separate"/>
      </w:r>
      <w:r w:rsidR="00697700">
        <w:rPr>
          <w:noProof/>
        </w:rPr>
        <w:t>(Vander Zanden et al. 1999)</w:t>
      </w:r>
      <w:r w:rsidR="00697700">
        <w:fldChar w:fldCharType="end"/>
      </w:r>
      <w:r w:rsidRPr="003B0052">
        <w:t xml:space="preserve">, whereas the smaller individuals in the creek are less likely to be piscivorous due to gape limitation </w:t>
      </w:r>
      <w:r w:rsidR="00697700">
        <w:fldChar w:fldCharType="begin"/>
      </w:r>
      <w:r w:rsidR="0094022C">
        <w:instrText xml:space="preserve"> ADDIN ZOTERO_ITEM CSL_CITATION {"citationID":"wMxVFsYm","properties":{"unsorted":false,"formattedCitation":"(Mittelbach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Pr="003B0052">
        <w:t xml:space="preserve">. </w:t>
      </w:r>
      <w:r w:rsidR="00F322B8">
        <w:t xml:space="preserve">Smallmouth bass collected from both habitats also appeared to rely heavily on lake-derived resources (Figure S5), consistent with their primary role as predators within the lake, although it may also indicate that </w:t>
      </w:r>
      <w:r w:rsidR="00AC071D">
        <w:t>creek-captured bass</w:t>
      </w:r>
      <w:r w:rsidR="00F322B8">
        <w:t xml:space="preserve"> were feeding on lake-derived resources that had moved into the creek. Regardless, we did not observe large smallmouth bass in the creek, which suggests that predation pressure by smallmouth bass was spatially structured across the study system. </w:t>
      </w:r>
      <w:del w:id="87" w:author="Tunney, Tyler (DFO/MPO)" w:date="2026-04-30T14:51:00Z">
        <w:r w:rsidRPr="003B0052" w:rsidDel="000917F3">
          <w:delText>Although lake trout (</w:delText>
        </w:r>
        <w:r w:rsidRPr="003B0052" w:rsidDel="000917F3">
          <w:rPr>
            <w:rStyle w:val="Emphasis"/>
            <w:rFonts w:eastAsiaTheme="majorEastAsia"/>
            <w:color w:val="000000" w:themeColor="text1"/>
          </w:rPr>
          <w:delText>Salvelinus namaycush</w:delText>
        </w:r>
        <w:r w:rsidRPr="003B0052" w:rsidDel="000917F3">
          <w:delText>) also inhabit Lake Opeongo, they were not observed in Sproule Bay or Costello Creek during our study and are unlikely to be major predators of shiners in this part of the system. Brook trout (</w:delText>
        </w:r>
        <w:r w:rsidRPr="003B0052" w:rsidDel="000917F3">
          <w:rPr>
            <w:rStyle w:val="Emphasis"/>
            <w:rFonts w:eastAsiaTheme="majorEastAsia"/>
            <w:color w:val="000000" w:themeColor="text1"/>
          </w:rPr>
          <w:delText>Salvelinus fontinalis</w:delText>
        </w:r>
        <w:r w:rsidRPr="003B0052" w:rsidDel="000917F3">
          <w:delText xml:space="preserve">) were captured in the creek during spring and fall, but at sizes not typically associated with piscivory (&lt;250 mm; </w:delText>
        </w:r>
        <w:r w:rsidR="00EB7BFD" w:rsidRPr="003B0052" w:rsidDel="000917F3">
          <w:delText xml:space="preserve">Figure </w:delText>
        </w:r>
        <w:r w:rsidR="00EB7BFD" w:rsidDel="000917F3">
          <w:delText>S</w:delText>
        </w:r>
        <w:r w:rsidR="00DE2010" w:rsidDel="000917F3">
          <w:delText>4</w:delText>
        </w:r>
        <w:r w:rsidRPr="003B0052" w:rsidDel="000917F3">
          <w:delText xml:space="preserve">), suggesting they exert relatively weak predation pressure on shiners </w:delText>
        </w:r>
        <w:r w:rsidR="00697700" w:rsidDel="000917F3">
          <w:fldChar w:fldCharType="begin"/>
        </w:r>
        <w:r w:rsidR="0094022C" w:rsidDel="000917F3">
          <w:delInstrText xml:space="preserve"> ADDIN ZOTERO_ITEM CSL_CITATION {"citationID":"rPfZuTIQ","properties":{"unsorted":false,"formattedCitation":"(East and Magnan 1991)","plainCitation":"(East and Magnan 1991)","noteIndex":0},"citationItems":[{"id":2834,"uris":["http://zotero.org/users/local/6gGbWaws/items/WKFMZWFD"],"itemData":{"id":2834,"type":"article-journal","abstract":"A survey of 13 lakes containing brook trout, Salvelinus fontinalis, and northern redbelly dace, Phoxinus eos, five lakes containing trout and creek chub, Semotilus atromaculatus, and six lakes containing trout, dace, and chub indicated that prey-fish could represent up to 30% of trout diet by weight. We observed that trout preyed almost exclusively on dace, predation increased with trout size, predation on dace was significantly higher in the Salvelinus-Phoxinus-Semotilus association than in the Salvelinus-Phoxinus association even though trout were significantly smaller in the former than in the latter association, and predation in the Salvelinus-Phoxinus-Semotilus association was higher in two lakes and nearly always absent in the other four. Laboratory experiments indicated that small trout (150–250 mm total length (TL)) preferred small prey-fish (40–60 mm TL), large trout (250–380 mm TL) showed no significant preference with regard to the size of prey-fish (up to 170 mm TL), trout of both size classes preferred dace when dace and chub were present, presence of refuge (Cassandra calyculata) for prey-fish significantly reduced the number of attacks and captures upon dace, and large trout switched from an active to a sit-and-wait foraging pattern when a prey refuge was present.","container-title":"Canadian Journal of Fisheries and Aquatic Sciences","DOI":"10.1139/f91-205","ISSN":"0706-652X, 1205-7533","issue":"9","journalAbbreviation":"Can. J. Fish. Aquat. Sci.","language":"en","license":"http://www.nrcresearchpress.com/page/about/CorporateTextAndDataMining","page":"1735-1743","source":"DOI.org (Crossref)","title":"Some Factors Regulating Piscivory of Brook Trout, &lt;i&gt;Salvelinus fontinalis&lt;/i&gt; , in Lakes of the Laurentian Shield","volume":"48","author":[{"family":"East","given":"Pierre"},{"family":"Magnan","given":"Pierre"}],"issued":{"date-parts":[["1991",9,1]]}}}],"schema":"https://github.com/citation-style-language/schema/raw/master/csl-citation.json"} </w:delInstrText>
        </w:r>
        <w:r w:rsidR="00697700" w:rsidDel="000917F3">
          <w:fldChar w:fldCharType="separate"/>
        </w:r>
        <w:r w:rsidR="00697700" w:rsidDel="000917F3">
          <w:rPr>
            <w:noProof/>
          </w:rPr>
          <w:delText>(East and Magnan 1991)</w:delText>
        </w:r>
        <w:r w:rsidR="00697700" w:rsidDel="000917F3">
          <w:fldChar w:fldCharType="end"/>
        </w:r>
        <w:r w:rsidRPr="003B0052" w:rsidDel="000917F3">
          <w:delText>. Taken together, these findings suggest that large, lake-resident smallmouth bass are the dominant predators shaping prey vulnerability, and that access of these larger, more piscivorous individuals is limited in the creek.</w:delText>
        </w:r>
      </w:del>
    </w:p>
    <w:p w14:paraId="6DAA47D8" w14:textId="5BD5CFB8" w:rsidR="00927BCC" w:rsidRDefault="00927BCC" w:rsidP="0062167E">
      <w:pPr>
        <w:spacing w:after="240"/>
        <w:jc w:val="both"/>
      </w:pPr>
      <w:r>
        <w:t xml:space="preserve">This context of predation risk may help explain the observed spatiotemporal differences in shiner body size and habitat-specific resource use. Shiners captured in the lake were largest in summer, whereas those captured in the creek tended to be smaller in summer and fall than in spring (Figure </w:t>
      </w:r>
      <w:r>
        <w:lastRenderedPageBreak/>
        <w:t xml:space="preserve">6A). Standardized minnow trap surveys also failed to capture shiners in the lake during summer, when smallmouth bass activity is highest in this system </w:t>
      </w:r>
      <w:r w:rsidR="00697700">
        <w:fldChar w:fldCharType="begin"/>
      </w:r>
      <w:r w:rsidR="0094022C">
        <w:instrText xml:space="preserve"> ADDIN ZOTERO_ITEM CSL_CITATION {"citationID":"A4p1WuYP","properties":{"unsorted":false,"formattedCitation":"(Bloomfield et al. 2022)","plainCitation":"(Bloomfield et al. 2022)","noteIndex":0},"citationItems":[{"id":2835,"uris":["http://zotero.org/users/local/6gGbWaws/items/ZZN3AYQ8"],"itemData":{"id":2835,"type":"article-journal","abstract":"Seasonality could play a crucial role in structuring species interactions. For example, many ectotherms alter their activity, habitat, and diet in response to seasonal temperature variation. Species also vary widely in physiological traits, like thermal preference, which may mediate their response to seasonal variation. How behavioral responses to seasonality differ between competing species and alter their overlap along multiple niche axes in space and time, remains understudied. Here, we used bulk carbon and nitrogen stable isotopes combined with stomach content analysis to determine the seasonal diet overlap between a native cold-water species (lake trout (Salvelinus namaycush)) and a range-expanding warm-water species (smallmouth bass (Micropterus dolomieu)) in two north-temperate lakes over two years. We coupled these analyses with fine-scale acoustic telemetry from one of the lakes to determine seasonal overlap in habitat use and activity levels. We found that dietary niche overlap was higher in the spring, when both species were active and using more littoral resources, compared to the summer, when the cold-water lake trout increased reliance on pelagic resources. Telemetry data revealed that activity rates diverged in the winter, when lake trout remained active, but the warm-water smallmouth bass reduced their activity. Combining stable isotopes and stomach contents with acoustic telemetry was a powerful approach for demonstrating that species interactions are temporally and spatially dynamic. In our case, the study species diverged in their diet, habitat, and activity more strongly during certain times of the year than others, in ways that were consistent with their thermal preferences. Despite large differences in thermal preference, however, there were times of year when both species were active and sharing a common habitat and prey source (i.e., resource overlap was greater in spring than summer). Based on our findings, important ecological processes are occurring during all seasons, which would be missed by summer sampling alone. Our study stresses that quantifying multiple niche axes in both space and time is important for understanding the possible outcomes of altered seasonal conditions, including shorter winters, already arising under a changing climate.","container-title":"Frontiers in Ecology and Evolution","DOI":"10.3389/fevo.2022.986459","ISSN":"2296-701X","journalAbbreviation":"Front. Ecol. Evol.","language":"English","publisher":"Frontiers","source":"Frontiers","title":"Seasonality can affect ecological interactions between fishes of different thermal guilds","URL":"https://www.frontiersin.org/journals/ecology-and-evolution/articles/10.3389/fevo.2022.986459/full","volume":"10","author":[{"family":"Bloomfield","given":"Emma J."},{"family":"Guzzo","given":"Matthew M."},{"family":"Middel","given":"Trevor A."},{"family":"Ridgway","given":"Mark S."},{"family":"McMeans","given":"Bailey C."}],"accessed":{"date-parts":[["2025",9,15]]},"issued":{"date-parts":[["2022",10,6]]}}}],"schema":"https://github.com/citation-style-language/schema/raw/master/csl-citation.json"} </w:instrText>
      </w:r>
      <w:r w:rsidR="00697700">
        <w:fldChar w:fldCharType="separate"/>
      </w:r>
      <w:r w:rsidR="00697700">
        <w:rPr>
          <w:noProof/>
        </w:rPr>
        <w:t>(Bloomfield et al. 2022)</w:t>
      </w:r>
      <w:r w:rsidR="00697700">
        <w:fldChar w:fldCharType="end"/>
      </w:r>
      <w:r w:rsidR="00915A4D" w:rsidRPr="003B0052">
        <w:t xml:space="preserve">. </w:t>
      </w:r>
      <w:r>
        <w:t>However, three shiners from the largest size class observed (139, 143, and 172 mm total length, TL) were caught in the lake using alternative gear, and all exceeded the maximum prey size predicted for the largest bass captured in Sproule Bay during our study</w:t>
      </w:r>
      <w:r w:rsidRPr="003B0052">
        <w:t xml:space="preserve"> </w:t>
      </w:r>
      <w:r w:rsidR="00915A4D" w:rsidRPr="003B0052">
        <w:t>(505 mm;</w:t>
      </w:r>
      <w:r w:rsidR="00697700">
        <w:t xml:space="preserve"> </w:t>
      </w:r>
      <w:r w:rsidR="00697700">
        <w:fldChar w:fldCharType="begin"/>
      </w:r>
      <w:r w:rsidR="0094022C">
        <w:instrText xml:space="preserve"> ADDIN ZOTERO_ITEM CSL_CITATION {"citationID":"G1SH60HJ","properties":{"unsorted":false,"formattedCitation":"(Gaeta et al. 2018)","plainCitation":"(Gaeta et al. 2018)","dontUpdate":true,"noteIndex":0},"citationItems":[{"id":2837,"uris":["http://zotero.org/users/local/6gGbWaws/items/AI7265WV"],"itemData":{"id":2837,"type":"article-journal","abstract":"Body size governs predator-prey interactions, which in turn structure populations, communities, and food webs. Understanding predator-prey size relationships is valuable from a theoretical perspective, in basic research, and for management applications. However, predator-prey size data are limited and costly to acquire. We quantified predator-prey total length and mass relationships for several freshwater piscivorous taxa: crappie (Pomoxis spp.), largemouth bass (Micropterus salmoides), muskellunge (Esox masquinongy), northern pike (Esox lucius), rock bass (Ambloplites rupestris), smallmouth bass (Micropterus dolomieu), and walleye (Sander vitreus). The range of prey total lengths increased with predator total length. The median and maximum ingested prey total length varied with predator taxon and length, but generally ranged from 10–20% and 32–46% of predator total length, respectively. Predators tended to consume larger fusiform prey than laterally compressed prey. With the exception of large muskellunge, predators most commonly consumed prey between 16 and 73 mm. A sensitivity analysis indicated estimates can be very accurate at sample sizes greater than 1,000 diet items and fairly accurate at sample sizes greater than 100. However, sample sizes less than 50 should be evaluated with caution. Furthermore, median log10 predator-prey body mass ratios ranged from 1.9–2.5, nearly 50% lower than values previously reported for freshwater fishes. Managers, researchers, and modelers could use our findings as a tool for numerous predator-prey evaluations from stocking size optimization to individual-based bioenergetics analyses identifying prey size structure. To this end, we have developed a web-based user interface to maximize the utility of our models that can be found at www.LakeEcologyLab.org/pred_prey.","container-title":"PLOS ONE","DOI":"10.1371/journal.pone.0194092","ISSN":"1932-6203","issue":"3","journalAbbreviation":"PLOS ONE","language":"en","page":"e0194092","publisher":"Public Library of Science","source":"PLoS Journals","title":"Go big or … don't? A field-based diet evaluation of freshwater piscivore and prey fish size relationships","title-short":"Go big or … don't?","volume":"13","author":[{"family":"Gaeta","given":"Jereme W."},{"family":"Ahrenstorff","given":"Tyler D."},{"family":"Diana","given":"James S."},{"family":"Fetzer","given":"William W."},{"family":"Jones","given":"Thomas S."},{"family":"Lawson","given":"Zach J."},{"family":"McInerny","given":"Michael C."},{"family":"Jr","given":"Victor J. Santucci"},{"family":"Zanden","given":"M. Jake Vander"}],"issued":{"date-parts":[["2018",3,15]]}}}],"schema":"https://github.com/citation-style-language/schema/raw/master/csl-citation.json"} </w:instrText>
      </w:r>
      <w:r w:rsidR="00697700">
        <w:fldChar w:fldCharType="separate"/>
      </w:r>
      <w:r w:rsidR="00697700">
        <w:rPr>
          <w:noProof/>
        </w:rPr>
        <w:t>Gaeta et al. 2018)</w:t>
      </w:r>
      <w:r w:rsidR="00697700">
        <w:fldChar w:fldCharType="end"/>
      </w:r>
      <w:r w:rsidR="00915A4D" w:rsidRPr="003B0052">
        <w:t xml:space="preserve">. </w:t>
      </w:r>
      <w:r>
        <w:t xml:space="preserve">Together, these results suggest that smaller shiners may be more restricted to creek habitats during summer to reduce predation risk, whereas larger individuals that exceed predator gape limitations may be better able to persist and exploit resource in the lake. </w:t>
      </w:r>
    </w:p>
    <w:p w14:paraId="4429A38D" w14:textId="0A3B0970" w:rsidR="00702FC6" w:rsidRPr="00702FC6" w:rsidRDefault="00927BCC" w:rsidP="0062167E">
      <w:pPr>
        <w:spacing w:after="240"/>
        <w:jc w:val="both"/>
      </w:pPr>
      <w:r>
        <w:t>These size-structured habitat differences may also help explain the observed isotopic patterns (Figure 3A,</w:t>
      </w:r>
      <w:r w:rsidR="00F84A7F">
        <w:t xml:space="preserve"> </w:t>
      </w:r>
      <w:r>
        <w:t>B). Although lake-captured shiners were generally larger than creek-captured individuals, they occupied lower trophic positions in summer while also relying more heavily on lake-derived carbon, whereas creek-captured fish exhibited higher trophic positions when their reliance on creek-derived resources was greatest in summer (Figure 3A,</w:t>
      </w:r>
      <w:r w:rsidR="00B70C4F">
        <w:t xml:space="preserve"> </w:t>
      </w:r>
      <w:r>
        <w:t xml:space="preserve">B). Shiners using the lake in summer may therefore have been feeding lower in the lake food web, while fish remaining in the creek may have relied more on higher-trophic-level prey. Under this interpretation, the lake may function as a productive but risky habitat in which larger shiners feed on more abundant lower-trophic resources, thereby lowering their trophic positions in summer, a pattern consistent with dynamic </w:t>
      </w:r>
      <w:proofErr w:type="spellStart"/>
      <w:r>
        <w:t>omnivory</w:t>
      </w:r>
      <w:proofErr w:type="spellEnd"/>
      <w:r>
        <w:t xml:space="preserve"> </w:t>
      </w:r>
      <w:r w:rsidR="0062167E">
        <w:fldChar w:fldCharType="begin"/>
      </w:r>
      <w:r w:rsidR="0062167E">
        <w:instrText xml:space="preserve"> ADDIN ZOTERO_ITEM CSL_CITATION {"citationID":"2Kikq3Hm","properties":{"unsorted":false,"formattedCitation":"(Gutgesell et al. 2022)","plainCitation":"(Gutgesell et al. 2022)","noteIndex":0},"citationItems":[{"id":125,"uris":["http://zotero.org/users/local/6gGbWaws/items/IPXP9BCJ"],"itemData":{"id":125,"type":"article-journal","abstract":"Nature's variability plays a major role in maintenance of biodiversity. As global change is altering variability, understanding how key food web structures maintain stability in the face of variation becomes critical. Surprisingly, little research has been undertaken to mechanistically understand how key food web structures are expected to operate in a noisy world and what this means for stability. Omnivory, for example, has been historically well studied but largely from a static perspective. Recent empirical evidence suggests that the strength of omnivory varies in response to changing conditions in ways that may be fundamental to stability. In the present article, we extend existing omnivory theory to predict how omnivory responds to variation and to show that dynamic omnivory responses are indeed a potent stabilizing structure in the face of variation. We end by synthesizing empirical examples within this framework, demonstrating the ubiquity of the theoretical mechanisms proposed across ecosystem types, spatial scales, and taxa.","container-title":"BioScience","DOI":"10.1093/biosci/biab144","ISSN":"0006-3568","issue":"5","journalAbbreviation":"BioScience","page":"416-430","source":"Silverchair","title":"On the Dynamic Nature of Omnivory in a Changing World","volume":"72","author":[{"family":"Gutgesell","given":"Marie K"},{"family":"McCann","given":"Kevin S"},{"family":"Gellner","given":"Gabriel"},{"family":"Cazelles","given":"Kevin"},{"family":"Greyson-Gaito","given":"Christopher J"},{"family":"Bieg","given":"Carling"},{"family":"Guzzo","given":"Matthew M"},{"family":"Warne","given":"Connor P K"},{"family":"Ward","given":"Charlotte A"},{"family":"O'Connor","given":"Reilly F"},{"family":"Scott","given":"Alexa M"},{"family":"Graham","given":"Brandon C"},{"family":"Champagne","given":"Emily J"},{"family":"McMeans","given":"Bailey C"}],"issued":{"date-parts":[["2022",5,1]]}}}],"schema":"https://github.com/citation-style-language/schema/raw/master/csl-citation.json"} </w:instrText>
      </w:r>
      <w:r w:rsidR="0062167E">
        <w:fldChar w:fldCharType="separate"/>
      </w:r>
      <w:r w:rsidR="0062167E">
        <w:rPr>
          <w:noProof/>
        </w:rPr>
        <w:t>(Gutgesell et al. 2022)</w:t>
      </w:r>
      <w:r w:rsidR="0062167E">
        <w:fldChar w:fldCharType="end"/>
      </w:r>
      <w:r w:rsidR="0062167E">
        <w:t xml:space="preserve">. Although this interpretation </w:t>
      </w:r>
      <w:r w:rsidRPr="00702FC6">
        <w:t xml:space="preserve">remains </w:t>
      </w:r>
      <w:r w:rsidR="003F5A3E">
        <w:t>speculative</w:t>
      </w:r>
      <w:r w:rsidRPr="00702FC6">
        <w:t xml:space="preserve"> owing to degradation of labile prey items in stomach contents</w:t>
      </w:r>
      <w:r w:rsidR="0062167E">
        <w:t>, it is consistent with theory predicting that consumers in spatially structured food webs adjust both habitat use and diet to balance foraging opportunities against predation risk</w:t>
      </w:r>
      <w:r w:rsidR="00CD3221">
        <w:t xml:space="preserve"> </w:t>
      </w:r>
      <w:r w:rsidR="00205F06">
        <w:fldChar w:fldCharType="begin"/>
      </w:r>
      <w:r w:rsidR="0094022C">
        <w:instrText xml:space="preserve"> ADDIN ZOTERO_ITEM CSL_CITATION {"citationID":"WLiILyVS","properties":{"unsorted":false,"formattedCitation":"(Br\\uc0\\u246{}nmark et al. 2008, Ahrens et al. 2012, Toscano et al. 2016)","plainCitation":"(Brönmark et al. 2008, Ahrens et al. 2012, Toscano et al. 2016)","noteIndex":0},"citationItems":[{"id":3855,"uris":["http://zotero.org/users/local/6gGbWaws/items/ZSH6EQYF"],"itemData":{"id":3855,"type":"article-journal","abstract":"Migration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id":3918,"uris":["http://zotero.org/users/local/6gGbWaws/items/UIIHJ6F2"],"itemData":{"id":3918,"type":"article-journal","abstract":"There is a critical need for quantitative models that can help evaluate trade-off decisions related to the impacts of harvesting and protection of aquatic ecosystems within an ecosystem context. Ecosystem models used to evaluate such trade-offs need to have the capability of capturing the dynamic stability that can arise when predator-prey interactions are restricted to spatial and temporal arenas. Foraging arenas appear common in aquatic systems and are created by a wide range of mechanisms, ranging from restrictions of predator distributions in response to predation risk caused by their own predators, to risk-sensitive foraging behaviour by their prey. Foraging arenas partition the prey in each predator-prey interaction in a food web into vulnerable and invulnerable states, with exchange between these states potentially limiting overall trophic flow. Inclusion of vulnerability exchange processes in models for recruitment processes and food web responses to disturbances like harvesting leads to very different predictions about dynamic stability, trophic cascades and maintenance of ecological diversity than do models based on large-scale mass action (random mixing) interactions between prey and predators. Although a number of methods to estimate these critical exchange rates are presented, none are considered fully satisfactory. The most important challenge for the practical application of models that incorporate foraging arena theory today is not only developing new or improved methods for measuring exchange rates but also evaluating how such rates vary in responses to major fishery-induced changes in abundances of predators.","container-title":"Fish and Fisheries","DOI":"10.1111/j.1467-2979.2011.00432.x","ISSN":"1467-2979","issue":"1","language":"en","note":"_eprint: https://onlinelibrary.wiley.com/doi/pdf/10.1111/j.1467-2979.2011.00432.x","page":"41-59","source":"Wiley Online Library","title":"Foraging arena theory","volume":"13","author":[{"family":"Ahrens","given":"Robert N M"},{"family":"Walters","given":"Carl J"},{"family":"Christensen","given":"Villy"}],"issued":{"date-parts":[["2012"]]}}},{"id":3916,"uris":["http://zotero.org/users/local/6gGbWaws/items/498EYXM5"],"itemData":{"id":3916,"type":"article-journal","abstract":"Behavioral traits and diet were traditionally thought to be highly plastic within individuals. This view was espoused in the widespread use of optimality models, which broadly predict that individuals can modify behavioral traits and diet across ecological contexts to maximize fitness. Yet, research conducted over the past 15 years supports an alternative view; fundamental behavioral traits (e.g., activity level, exploration, sociability, boldness and aggressiveness) and diet often vary among individuals and this variation persists over time and across contexts. This phenomenon has been termed animal personality with regard to behavioral traits and individual specialization with regard to diet. While these aspects of individual-level phenotypic variation have been thus far studied in isolation, emerging evidence suggests that personality and individual specialization may covary, or even be causally related. Building on this work, we present the overarching hypothesis that animal personality can drive specialization through individual differences in various aspects of consumer foraging behavior. Specifically, we suggest pathways by which consumer personality traits influence foraging activity, risk-dependent foraging, roles in social foraging groups, spatial aspects of foraging and physiological drivers of foraging, which in turn can lead to consistent individual differences in food resource use. These pathways provide a basis for generating testable hypotheses directly linking animal personality to ecological dynamics, a major goal in contemporary behavioral ecology.","container-title":"Oecologia","DOI":"10.1007/s00442-016-3648-8","ISSN":"1432-1939","issue":"1","journalAbbreviation":"Oecologia","language":"en","page":"55-69","source":"Springer Link","title":"Personality, foraging behavior and specialization: integrating behavioral and food web ecology at the individual level","title-short":"Personality, foraging behavior and specialization","volume":"182","author":[{"family":"Toscano","given":"Benjamin J."},{"family":"Gownaris","given":"Natasha J."},{"family":"Heerhartz","given":"Sarah M."},{"family":"Monaco","given":"Cristián J."}],"issued":{"date-parts":[["2016",9,1]]}}}],"schema":"https://github.com/citation-style-language/schema/raw/master/csl-citation.json"} </w:instrText>
      </w:r>
      <w:r w:rsidR="00205F06">
        <w:fldChar w:fldCharType="separate"/>
      </w:r>
      <w:r w:rsidR="00205F06" w:rsidRPr="00205F06">
        <w:rPr>
          <w:rFonts w:eastAsiaTheme="minorHAnsi"/>
          <w:lang w:val="en-US"/>
          <w14:ligatures w14:val="standardContextual"/>
        </w:rPr>
        <w:t>(Brönmark et al. 2008, Ahrens et al. 2012, Toscano et al. 2016)</w:t>
      </w:r>
      <w:r w:rsidR="00205F06">
        <w:fldChar w:fldCharType="end"/>
      </w:r>
      <w:commentRangeEnd w:id="86"/>
      <w:r w:rsidR="0086790D">
        <w:rPr>
          <w:rStyle w:val="CommentReference"/>
        </w:rPr>
        <w:commentReference w:id="86"/>
      </w:r>
      <w:r w:rsidR="00702FC6" w:rsidRPr="00702FC6">
        <w:t>.</w:t>
      </w:r>
    </w:p>
    <w:p w14:paraId="45931628" w14:textId="11F29397" w:rsidR="00915A4D" w:rsidRPr="003B0052" w:rsidRDefault="006A6FAA" w:rsidP="00AF338A">
      <w:pPr>
        <w:spacing w:after="240"/>
        <w:jc w:val="both"/>
      </w:pPr>
      <w:r>
        <w:t xml:space="preserve">The seasonal nature of lake–creek coupling observed here has important implications for the resilience of freshwater food webs. </w:t>
      </w:r>
      <w:r w:rsidR="004772A4">
        <w:t>M</w:t>
      </w:r>
      <w:r>
        <w:t xml:space="preserve">ovements between lakes and </w:t>
      </w:r>
      <w:r w:rsidR="00A35413">
        <w:t xml:space="preserve">their </w:t>
      </w:r>
      <w:r>
        <w:t>tributaries have often been considered primarily in the context of annual or seasonal migrations</w:t>
      </w:r>
      <w:r w:rsidR="004772A4">
        <w:t xml:space="preserve"> </w:t>
      </w:r>
      <w:r w:rsidR="004772A4">
        <w:fldChar w:fldCharType="begin"/>
      </w:r>
      <w:r w:rsidR="004772A4">
        <w:instrText xml:space="preserve"> ADDIN ZOTERO_ITEM CSL_CITATION {"citationID":"uZKb0Ddm","properties":{"unsorted":false,"formattedCitation":"(Lucas et al. 2001)","plainCitation":"(Lucas et al. 2001)","noteIndex":0},"citationItems":[{"id":3828,"uris":["http://zotero.org/users/local/6gGbWaws/items/BAEINWRS"],"itemData":{"id":3828,"type":"article-journal","publisher":"Wiley Online Library","title":"Migration of freshwater fishes","author":[{"family":"Lucas","given":"Martyn C"},{"family":"Baras","given":"Etienne"},{"family":"Thom","given":"Timothy J"},{"family":"Duncan","given":"Annie"},{"family":"Slavík","given":"Ondrej"}],"issued":{"date-parts":[["2001"]]}}}],"schema":"https://github.com/citation-style-language/schema/raw/master/csl-citation.json"} </w:instrText>
      </w:r>
      <w:r w:rsidR="004772A4">
        <w:fldChar w:fldCharType="separate"/>
      </w:r>
      <w:r w:rsidR="004772A4">
        <w:rPr>
          <w:noProof/>
        </w:rPr>
        <w:t>(Lucas et al. 2001)</w:t>
      </w:r>
      <w:r w:rsidR="004772A4">
        <w:fldChar w:fldCharType="end"/>
      </w:r>
      <w:r>
        <w:t>,</w:t>
      </w:r>
      <w:r w:rsidR="00C876AB">
        <w:t xml:space="preserve"> but</w:t>
      </w:r>
      <w:r>
        <w:t xml:space="preserve"> our results show that lake–creek coupling can also occur at finer temporal scales, with small fishes moving between habitats repeatedly within seasons</w:t>
      </w:r>
      <w:r w:rsidR="000D58A1">
        <w:t>.</w:t>
      </w:r>
      <w:r>
        <w:t xml:space="preserve"> At the same time, these shorter-term movements were not constant across the year, but followed a clear seasonal pattern, with greater coupling in spring and fall and reduced coupling in summer</w:t>
      </w:r>
      <w:r w:rsidR="000D58A1">
        <w:t xml:space="preserve"> (Figure 3; Figure 4).</w:t>
      </w:r>
      <w:r>
        <w:t xml:space="preserve"> This suggests that habitat coupling in lake–creek networks is both dynamic and seasonally structured. By rapidly shifting their habitat use in response to </w:t>
      </w:r>
      <w:proofErr w:type="gramStart"/>
      <w:r>
        <w:t>changing</w:t>
      </w:r>
      <w:proofErr w:type="gramEnd"/>
      <w:r>
        <w:t xml:space="preserve"> conditions, such as predation risk or resource availability, small fishes may access complementary resource pools when one habitat becomes less favourable. This behavioural flexibility can mediate predator–prey encounter rates and distribute foraging pressure across time and space </w:t>
      </w:r>
      <w:r w:rsidR="00D85F4D">
        <w:fldChar w:fldCharType="begin"/>
      </w:r>
      <w:r>
        <w:instrText xml:space="preserve"> ADDIN ZOTERO_ITEM CSL_CITATION {"citationID":"6xsuVUK6","properties":{"unsorted":false,"formattedCitation":"(McCann et al. 2005, Ahrens et al. 2012)","plainCitation":"(McCann et al. 2005, Ahrens et al. 2012)","noteIndex":0},"citationItems":[{"id":1162,"uris":["http://zotero.org/users/local/6gGbWaws/items/SMQG3SHF"],"itemData":{"id":1162,"type":"article-journal","abstract":"The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B."},{"family":"Umbanhowar","given":"J."}],"issued":{"date-parts":[["2005"]]}}},{"id":3918,"uris":["http://zotero.org/users/local/6gGbWaws/items/UIIHJ6F2"],"itemData":{"id":3918,"type":"article-journal","abstract":"There is a critical need for quantitative models that can help evaluate trade-off decisions related to the impacts of harvesting and protection of aquatic ecosystems within an ecosystem context. Ecosystem models used to evaluate such trade-offs need to have the capability of capturing the dynamic stability that can arise when predator-prey interactions are restricted to spatial and temporal arenas. Foraging arenas appear common in aquatic systems and are created by a wide range of mechanisms, ranging from restrictions of predator distributions in response to predation risk caused by their own predators, to risk-sensitive foraging behaviour by their prey. Foraging arenas partition the prey in each predator-prey interaction in a food web into vulnerable and invulnerable states, with exchange between these states potentially limiting overall trophic flow. Inclusion of vulnerability exchange processes in models for recruitment processes and food web responses to disturbances like harvesting leads to very different predictions about dynamic stability, trophic cascades and maintenance of ecological diversity than do models based on large-scale mass action (random mixing) interactions between prey and predators. Although a number of methods to estimate these critical exchange rates are presented, none are considered fully satisfactory. The most important challenge for the practical application of models that incorporate foraging arena theory today is not only developing new or improved methods for measuring exchange rates but also evaluating how such rates vary in responses to major fishery-induced changes in abundances of predators.","container-title":"Fish and Fisheries","DOI":"10.1111/j.1467-2979.2011.00432.x","ISSN":"1467-2979","issue":"1","language":"en","note":"_eprint: https://onlinelibrary.wiley.com/doi/pdf/10.1111/j.1467-2979.2011.00432.x","page":"41-59","source":"Wiley Online Library","title":"Foraging arena theory","volume":"13","author":[{"family":"Ahrens","given":"Robert N M"},{"family":"Walters","given":"Carl J"},{"family":"Christensen","given":"Villy"}],"issued":{"date-parts":[["2012"]]}}}],"schema":"https://github.com/citation-style-language/schema/raw/master/csl-citation.json"} </w:instrText>
      </w:r>
      <w:r w:rsidR="00D85F4D">
        <w:fldChar w:fldCharType="separate"/>
      </w:r>
      <w:r>
        <w:rPr>
          <w:noProof/>
        </w:rPr>
        <w:t>(McCann et al. 2005, Ahrens et al. 2012)</w:t>
      </w:r>
      <w:r w:rsidR="00D85F4D">
        <w:fldChar w:fldCharType="end"/>
      </w:r>
      <w:r w:rsidR="00915A4D" w:rsidRPr="003B0052">
        <w:t>. In doing so, it may help dampen strong, potentially destabilizing trophic interactions</w:t>
      </w:r>
      <w:r w:rsidR="00F677DA">
        <w:t xml:space="preserve">, or </w:t>
      </w:r>
      <w:r w:rsidR="00A35413">
        <w:t>increase</w:t>
      </w:r>
      <w:r w:rsidR="00F677DA">
        <w:t xml:space="preserve"> the strength of</w:t>
      </w:r>
      <w:r w:rsidR="00A35413">
        <w:t xml:space="preserve"> weak</w:t>
      </w:r>
      <w:r w:rsidR="00F677DA">
        <w:t xml:space="preserve"> interactions when resources in one habitat become scarce, thus </w:t>
      </w:r>
      <w:r w:rsidR="00915A4D" w:rsidRPr="003B0052">
        <w:t>support</w:t>
      </w:r>
      <w:r w:rsidR="00F677DA">
        <w:t xml:space="preserve">ing </w:t>
      </w:r>
      <w:r w:rsidR="00FB44C8">
        <w:t>stable prey</w:t>
      </w:r>
      <w:r w:rsidR="00F677DA">
        <w:t xml:space="preserve"> fish</w:t>
      </w:r>
      <w:r w:rsidR="00915A4D" w:rsidRPr="003B0052">
        <w:t xml:space="preserve"> populations through alternative energy pathways across freshwater landscapes </w:t>
      </w:r>
      <w:r w:rsidR="00697700">
        <w:fldChar w:fldCharType="begin"/>
      </w:r>
      <w:r w:rsidR="0094022C">
        <w:instrText xml:space="preserve"> ADDIN ZOTERO_ITEM CSL_CITATION {"citationID":"EpJ8J6VF","properties":{"unsorted":false,"formattedCitation":"(McMeans et al. 2016, Ward et al. 2023)","plainCitation":"(McMeans et al. 2016, Ward et al. 2023)","noteIndex":0},"citationItems":[{"id":164,"uris":["http://zotero.org/users/local/6gGbWaws/items/TQYF578L"],"itemData":{"id":164,"type":"article-journal","abstract":"Aquatic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id":3128,"uris":["http://zotero.org/users/local/6gGbWaws/items/WJ3AIQVH"],"itemData":{"id":3128,"type":"article-journal","abstract":"Structural habitat (the three-dimensional arrangement of physical matter, abiotic and biotic, at a location) is a foundational element for the resilience and maintenance of biodiversity, yet anthropogenic development is driving the global simplification of aquatic environments. Resource managers regularly seek to conserve aquatic food webs by increasing structural habitat complexity with expected benefits to fisheries; however, the global effectiveness of such actions is unclear. Our synthesis and theoretical analyses found that the response of a consumer–resource interaction (predatory sportfish and forage fish prey) to the addition of prey refuge habitat differed among systems with low and high rates of biomass transfer from resource to consumer (i.e., biomass potential); stabilization was not the rule. Greater prey refuge habitat availability tended to stabilize systems characterized by high biomass potential while simultaneously increasing consumer densities. In contrast, increasing prey refuge habitat availability in systems characterized by low biomass potential tended to mute energy transfer and moved consumer densities toward local extinction. Importantly, biomass potential and prey refuge can have antagonistic effects on stability and relative consumer densities, and it is therefore important to consider the local conditions of a system when using habitat manipulation as a management measure. Further development of our context-dependent perspective to whole food webs, and across different environments, may help to guide structural habitat management to better restore and protect aquatic ecosystems.","container-title":"Ecological Applications","DOI":"10.1002/eap.2814","ISSN":"1939-5582","issue":"3","language":"en","license":"© 2023 The Authors. Ecological Applications published by Wiley Periodicals LLC on behalf of The Ecological Society of America.","note":"_eprint: https://esajournals.onlinelibrary.wiley.com/doi/pdf/10.1002/eap.2814","page":"e2814","source":"Wiley Online Library","title":"Managing aquatic habitat structure for resilient trophic interactions","volume":"33","author":[{"family":"Ward","given":"Charlotte A."},{"family":"Tunney","given":"Tyler D."},{"family":"McCann","given":"Kevin S."}],"issued":{"date-parts":[["2023"]]}}}],"schema":"https://github.com/citation-style-language/schema/raw/master/csl-citation.json"} </w:instrText>
      </w:r>
      <w:r w:rsidR="00697700">
        <w:fldChar w:fldCharType="separate"/>
      </w:r>
      <w:r w:rsidR="00F677DA">
        <w:rPr>
          <w:noProof/>
        </w:rPr>
        <w:t>(McMeans et al. 2016, Ward et al. 2023)</w:t>
      </w:r>
      <w:r w:rsidR="00697700">
        <w:fldChar w:fldCharType="end"/>
      </w:r>
      <w:r w:rsidR="00915A4D" w:rsidRPr="003B0052">
        <w:t>.</w:t>
      </w:r>
    </w:p>
    <w:p w14:paraId="36C5D53F" w14:textId="3B2851B1" w:rsidR="00915A4D" w:rsidRPr="003B0052" w:rsidRDefault="00915A4D" w:rsidP="00AF338A">
      <w:pPr>
        <w:spacing w:after="240"/>
        <w:jc w:val="both"/>
      </w:pPr>
      <w:r w:rsidRPr="003B0052">
        <w:t xml:space="preserve">Looking forward, understanding how prey-mediated coupling shapes broader ecosystem functioning and resilience will require integrating movement, foraging behaviour, and predation risk among </w:t>
      </w:r>
      <w:r w:rsidR="00F677DA">
        <w:t>small-bodied fish</w:t>
      </w:r>
      <w:r w:rsidR="00F677DA" w:rsidRPr="003B0052">
        <w:t xml:space="preserve"> </w:t>
      </w:r>
      <w:r w:rsidRPr="003B0052">
        <w:t>populations.</w:t>
      </w:r>
      <w:del w:id="88" w:author="Tunney, Tyler (DFO/MPO)" w:date="2026-04-30T14:53:00Z">
        <w:r w:rsidRPr="003B0052" w:rsidDel="000917F3">
          <w:delText xml:space="preserve"> Future studies could use acoustic tags with predation sensors to assess predator–prey interactions across habitats more directly and pair these with resource availability data to evaluate top-down versus bottom-up drivers of small fish habitat use. Expanding this work to systems with altered hydrological connectivity or different predator communities will be essential to test whether these seasonal coupling patterns are generalizable. In particular, exploring how habitat accessibility and predator traits interact to shape coupling strength could offer new insights into the adaptive capacity of different freshwater ecosystems under anthropogenic pressures such as predator introductions, </w:delText>
        </w:r>
        <w:r w:rsidR="002C6BCF" w:rsidDel="000917F3">
          <w:delText>shoreline development</w:delText>
        </w:r>
        <w:r w:rsidR="00F677DA" w:rsidDel="000917F3">
          <w:delText>,</w:delText>
        </w:r>
        <w:r w:rsidR="002C6BCF" w:rsidDel="000917F3">
          <w:delText xml:space="preserve"> </w:delText>
        </w:r>
        <w:r w:rsidR="00F677DA" w:rsidDel="000917F3">
          <w:delText xml:space="preserve">and the addition of </w:delText>
        </w:r>
        <w:r w:rsidR="00DE68ED" w:rsidDel="000917F3">
          <w:delText xml:space="preserve">structures that alter fish passage </w:delText>
        </w:r>
        <w:r w:rsidR="00F677DA" w:rsidDel="000917F3">
          <w:delText>like</w:delText>
        </w:r>
        <w:r w:rsidR="00DE68ED" w:rsidDel="000917F3">
          <w:delText xml:space="preserve"> roads</w:delText>
        </w:r>
        <w:r w:rsidR="004D597C" w:rsidDel="000917F3">
          <w:delText xml:space="preserve"> and dams</w:delText>
        </w:r>
        <w:r w:rsidR="00F677DA" w:rsidDel="000917F3">
          <w:delText xml:space="preserve"> </w:delText>
        </w:r>
        <w:r w:rsidR="00F677DA" w:rsidDel="000917F3">
          <w:fldChar w:fldCharType="begin"/>
        </w:r>
        <w:r w:rsidR="0094022C" w:rsidDel="000917F3">
          <w:delInstrText xml:space="preserve"> ADDIN ZOTERO_ITEM CSL_CITATION {"citationID":"qUKkeV4L","properties":{"unsorted":false,"formattedCitation":"(Frankiewicz et al. 2021)","plainCitation":"(Frankiewicz et al. 2021)","noteIndex":0},"citationItems":[{"id":3936,"uris":["http://zotero.org/users/local/6gGbWaws/items/CBPD68SM"],"itemData":{"id":3936,"type":"article-journal","abstract":"This study is a broad and critical review of the transdisciplinary literature on the construction of culverts and their impacts on stream hydrology and geomorphology as well as on stream habitats and biota. For engineers, a culvert is a structure, usually of the tunnel type, that transfers a stream or open drain under a road, railway line, or other obstacle from one side to the other. In fact, culverts are complex hydraulic structures whose impacts on stream ecosystems must be evaluated and understood before they are designed. The objective of this paper is to analyse and discuss recent knowledge about culvert functioning in terms of their negative effects on the passage of freshwater biota, particularly fish, and on entire stream ecosystems. We present the results of many studies showing that improperly designed culverts are barriers for migrating animals and usually have serious ecological consequences (mainly disturbances to fish life history). We also pay attention to different culvert modification methods that increase their passability for organisms and mitigate the impacts of culverts on the surrounding environment. The other purpose of this review is therefore to emphasize that the integration of the knowledge and professional experience of biologists and ecologists with those of river managers, river engineers, hydraulic engineers, hydrologists, and geomorphologists is necessary to design culverts that preserve the natural properties of streams.","container-title":"Environmental Reviews","DOI":"10.1139/er-2020-0126","ISSN":"1181-8700","issue":"4","journalAbbreviation":"Environ. Rev.","page":"510-528","publisher":"NRC Research Press","source":"cdnsciencepub.com (Atypon)","title":"Small hydraulic structures, big environmental problems: is it possible to mitigate the negative impacts of culverts on stream biota?","title-short":"Small hydraulic structures, big environmental problems","volume":"29","author":[{"family":"Frankiewicz","given":"Piotr"},{"family":"Radecki-Pawlik","given":"Artur"},{"family":"Wałęga","given":"Andrzej"},{"family":"Łapińska","given":"Małgorzata"},{"family":"Wojtal-Frankiewicz","given":"Adrianna"}],"issued":{"date-parts":[["2021",12]]}}}],"schema":"https://github.com/citation-style-language/schema/raw/master/csl-citation.json"} </w:delInstrText>
        </w:r>
        <w:r w:rsidR="00F677DA" w:rsidDel="000917F3">
          <w:fldChar w:fldCharType="separate"/>
        </w:r>
        <w:r w:rsidR="00F677DA" w:rsidDel="000917F3">
          <w:rPr>
            <w:noProof/>
          </w:rPr>
          <w:delText>(Frankiewicz et al. 2021)</w:delText>
        </w:r>
        <w:r w:rsidR="00F677DA" w:rsidDel="000917F3">
          <w:fldChar w:fldCharType="end"/>
        </w:r>
      </w:del>
      <w:r w:rsidRPr="003B0052">
        <w:t>.</w:t>
      </w:r>
    </w:p>
    <w:p w14:paraId="025C01E3" w14:textId="57F8D2E7" w:rsidR="00422131" w:rsidRDefault="00EF0F17" w:rsidP="00AF338A">
      <w:pPr>
        <w:spacing w:after="240"/>
        <w:jc w:val="both"/>
      </w:pPr>
      <w:r>
        <w:lastRenderedPageBreak/>
        <w:t>Our</w:t>
      </w:r>
      <w:r w:rsidR="00915A4D" w:rsidRPr="003B0052">
        <w:t xml:space="preserve"> multi-method field approach revealed that abundant, small-bodied fishes</w:t>
      </w:r>
      <w:r w:rsidR="00F677DA">
        <w:t xml:space="preserve">, which are </w:t>
      </w:r>
      <w:r w:rsidR="009274BF">
        <w:t xml:space="preserve">often </w:t>
      </w:r>
      <w:r w:rsidR="00202166">
        <w:t xml:space="preserve">regarded </w:t>
      </w:r>
      <w:r w:rsidR="009274BF">
        <w:t>as forage to fishery specie</w:t>
      </w:r>
      <w:r w:rsidR="00F677DA">
        <w:t xml:space="preserve">s, </w:t>
      </w:r>
      <w:r w:rsidR="00915A4D" w:rsidRPr="003B0052">
        <w:t xml:space="preserve">can serve as key agents linking lakes and </w:t>
      </w:r>
      <w:del w:id="89" w:author="Tunney, Tyler (DFO/MPO)" w:date="2026-04-30T14:40:00Z">
        <w:r w:rsidR="00915A4D" w:rsidRPr="003B0052" w:rsidDel="003200CD">
          <w:delText>their tributaries</w:delText>
        </w:r>
      </w:del>
      <w:ins w:id="90" w:author="Tunney, Tyler (DFO/MPO)" w:date="2026-04-30T14:40:00Z">
        <w:r w:rsidR="003200CD">
          <w:t>adjacent creeks</w:t>
        </w:r>
      </w:ins>
      <w:r w:rsidR="00915A4D" w:rsidRPr="003B0052">
        <w:t xml:space="preserve">. The seasonal nature of these spatial food web linkages aligns with theory predicting that mobile consumers stabilize food webs by integrating distinct resource pools across space and time, allowing consumer and resource populations to persist under variable conditions </w:t>
      </w:r>
      <w:r w:rsidR="00697700">
        <w:fldChar w:fldCharType="begin"/>
      </w:r>
      <w:r w:rsidR="0094022C">
        <w:instrText xml:space="preserve"> ADDIN ZOTERO_ITEM CSL_CITATION {"citationID":"nUVk6pz7","properties":{"unsorted":false,"formattedCitation":"(McCann et al. 2005, McCann and Rooney 2009)","plainCitation":"(McCann et al. 2005, McCann and Rooney 2009)","noteIndex":0},"citationItems":[{"id":1162,"uris":["http://zotero.org/users/local/6gGbWaws/items/SMQG3SHF"],"itemData":{"id":1162,"type":"article-journal","abstract":"The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B."},{"family":"Umbanhowar","given":"J."}],"issued":{"date-parts":[["2005"]]}}},{"id":197,"uris":["http://zotero.org/users/local/6gGbWaws/items/BMGAKKIC"],"itemData":{"id":197,"type":"article-journal","abstract":"Here, we synthesize a number of recent empirical and theoretical papers to argue that food-web dynamics are characterized by high amounts of spatial and temporal variability and that organisms respond predictably, via behaviour, to these changing conditions. Such behavioural responses on the landscape drive a highly adaptive food-web structure in space and time. Empirical evidence suggests that underlying attributes of food webs are potentially scale-invariant such that food webs are characterized by hump-shaped trophic structures with fast and slow pathways that repeat at different resolutions within the food web. We place these empirical patterns within the context of recent food-web theory to show that adaptable food-web structure confers stability to an assemblage of interacting organisms in a variable world. Finally, we show that recent food-web analyses agree with two of the major predictions of this theory. We argue that the next major frontier in food-web theory and applied food-web ecology must consider the influence of variability on food-web structure.","container-title":"Philosophical Transactions of the Royal Society B: Biological Sciences","DOI":"10.1098/rstb.2008.0273","ISSN":"0962-8436, 1471-2970","issue":"1524","journalAbbreviation":"Phil. Trans. R. Soc. B","language":"en","page":"1789-1801","source":"DOI.org (Crossref)","title":"The more food webs change, the more they stay the same","volume":"364","author":[{"family":"McCann","given":"Kevin Shear"},{"family":"Rooney","given":"Neil"}],"issued":{"date-parts":[["2009",6,27]]}}}],"schema":"https://github.com/citation-style-language/schema/raw/master/csl-citation.json"} </w:instrText>
      </w:r>
      <w:r w:rsidR="00697700">
        <w:fldChar w:fldCharType="separate"/>
      </w:r>
      <w:r w:rsidR="00697700">
        <w:rPr>
          <w:noProof/>
        </w:rPr>
        <w:t>(McCann et al. 2005, McCann and Rooney 2009)</w:t>
      </w:r>
      <w:r w:rsidR="00697700">
        <w:fldChar w:fldCharType="end"/>
      </w:r>
      <w:r w:rsidR="00915A4D" w:rsidRPr="003B0052">
        <w:t xml:space="preserve">. Thus, protecting and restoring connectivity and refuge habitats for small fish by maintaining passable </w:t>
      </w:r>
      <w:r w:rsidR="00CA3351">
        <w:t xml:space="preserve">human-made </w:t>
      </w:r>
      <w:r w:rsidR="00A63E00">
        <w:t xml:space="preserve">structures </w:t>
      </w:r>
      <w:r w:rsidR="00F677DA">
        <w:t xml:space="preserve">(e.g., </w:t>
      </w:r>
      <w:r w:rsidR="00915A4D" w:rsidRPr="003B0052">
        <w:t>culverts</w:t>
      </w:r>
      <w:r w:rsidR="00F677DA">
        <w:t>)</w:t>
      </w:r>
      <w:r w:rsidR="00915A4D" w:rsidRPr="003B0052">
        <w:t>, and</w:t>
      </w:r>
      <w:r w:rsidR="00F677DA">
        <w:t xml:space="preserve"> enhancing</w:t>
      </w:r>
      <w:r w:rsidR="00915A4D" w:rsidRPr="003B0052">
        <w:t xml:space="preserve"> riparian cover could sustain linkages among spatially distinct energy pathways and promote the resilience of freshwater ecosystems. The convergent evidence from stable isotopes, telemetry data, and seasonal netting surveys we present here shows that prey-mediated coupling is an important feature of this system. Although larger predators are often emphasized as primary habitat couplers within aquatic food webs </w:t>
      </w:r>
      <w:r w:rsidR="00697700">
        <w:fldChar w:fldCharType="begin"/>
      </w:r>
      <w:r w:rsidR="0094022C">
        <w:instrText xml:space="preserve"> ADDIN ZOTERO_ITEM CSL_CITATION {"citationID":"vVjM7ykW","properties":{"unsorted":false,"formattedCitation":"(Rooney et al. 2008, Maitland et al. 2024, Wegher et al. 2025)","plainCitation":"(Rooney et al. 2008, Maitland et al. 2024, Wegher et al. 2025)","noteIndex":0},"citationItems":[{"id":192,"uris":["http://zotero.org/users/local/6gGbWaws/items/VZGPVMEN"],"itemData":{"id":192,"type":"article-journal","abstract":"Ecologists have long searched for structures and processes that impart stability in nature. In particular, food web ecology has held promise in tackling this issue. Empirical patterns in food webs have consistently shown that the distributions of species and interactions in nature are more likely to be stable than randomly constructed systems with the same number of species and interactions. Food web ecology still faces two fundamental challenges, however. First, the quantity and quality of food web data required to document both the species richness and the interaction strengths among all species within food webs is largely prohibitive. Second, where food webs have been well documented, spatial and temporal variation in food web structure has been ignored. Conversely, research that has addressed spatial and temporal variation in ecosystems has generally ignored the full complexity of food web architecture. Here, we incorporate empirical patterns, largely from macroecology and behavioural ecology, into a spatially implicit food web structure to construct a simple landscape theory of food web architecture. Such an approach both captures important architectural features of food webs and allows for an exploration of food web structure across a range of spatial scales. Finally, we demonstrated that food webs are hierarchically organized along the spatial and temporal niche axes of species and their utilization of food resources in ways that stabilize ecosystems.","container-title":"Ecology Letters","DOI":"10.1111/j.1461-0248.2008.01193.x","ISSN":"1461-0248","issue":"8","language":"en","license":"© 2008 Blackwell Publishing Ltd/CNRS","note":"_eprint: https://onlinelibrary.wiley.com/doi/pdf/10.1111/j.1461-0248.2008.01193.x","page":"867-881","source":"Wiley Online Library","title":"A landscape theory for food web architecture","volume":"11","author":[{"family":"Rooney","given":"Neil"},{"family":"McCann","given":"Kevin S."},{"family":"Moore","given":"John C."}],"issued":{"date-parts":[["2008"]]}}},{"id":2709,"uris":["http://zotero.org/users/local/6gGbWaws/items/J7TNGJ3D"],"itemData":{"id":2709,"type":"article-journal","abstract":"The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D."}],"issued":{"date-parts":[["2025",2,1]]}}}],"schema":"https://github.com/citation-style-language/schema/raw/master/csl-citation.json"} </w:instrText>
      </w:r>
      <w:r w:rsidR="00697700">
        <w:fldChar w:fldCharType="separate"/>
      </w:r>
      <w:r w:rsidR="00AE4DFC">
        <w:rPr>
          <w:noProof/>
        </w:rPr>
        <w:t>(Rooney et al. 2008, Maitland et al. 2024, Wegher et al. 2025)</w:t>
      </w:r>
      <w:r w:rsidR="00697700">
        <w:fldChar w:fldCharType="end"/>
      </w:r>
      <w:r w:rsidR="00915A4D" w:rsidRPr="003B0052">
        <w:t xml:space="preserve">, our results indicate that small prey fish species can also serve this role, linking habitats that </w:t>
      </w:r>
      <w:ins w:id="91" w:author="Tunney, Tyler (DFO/MPO)" w:date="2026-04-30T14:41:00Z">
        <w:r w:rsidR="003200CD">
          <w:t xml:space="preserve">perhaps </w:t>
        </w:r>
      </w:ins>
      <w:r w:rsidR="00915A4D" w:rsidRPr="003B0052">
        <w:t xml:space="preserve">remain inaccessible to larger-bodied </w:t>
      </w:r>
      <w:del w:id="92" w:author="Tunney, Tyler (DFO/MPO)" w:date="2026-04-30T14:41:00Z">
        <w:r w:rsidR="00915A4D" w:rsidRPr="003B0052" w:rsidDel="003200CD">
          <w:delText>fishes</w:delText>
        </w:r>
      </w:del>
      <w:ins w:id="93" w:author="Tunney, Tyler (DFO/MPO)" w:date="2026-04-30T14:41:00Z">
        <w:r w:rsidR="003200CD">
          <w:t>predators</w:t>
        </w:r>
      </w:ins>
      <w:r w:rsidR="00915A4D" w:rsidRPr="003B0052">
        <w:t xml:space="preserve">. Incorporating such small-bodied consumers more directly into freshwater food web </w:t>
      </w:r>
      <w:del w:id="94" w:author="Tunney, Tyler (DFO/MPO)" w:date="2026-04-30T14:42:00Z">
        <w:r w:rsidR="00915A4D" w:rsidRPr="003B0052" w:rsidDel="003200CD">
          <w:delText xml:space="preserve">theory </w:delText>
        </w:r>
      </w:del>
      <w:ins w:id="95" w:author="Tunney, Tyler (DFO/MPO)" w:date="2026-04-30T14:42:00Z">
        <w:r w:rsidR="003200CD">
          <w:t>ecology</w:t>
        </w:r>
        <w:r w:rsidR="003200CD" w:rsidRPr="003B0052">
          <w:t xml:space="preserve"> </w:t>
        </w:r>
      </w:ins>
      <w:r w:rsidR="00915A4D" w:rsidRPr="003B0052">
        <w:t xml:space="preserve">is a therefore critical task for future research. </w:t>
      </w:r>
    </w:p>
    <w:p w14:paraId="76540CB7" w14:textId="595021E6" w:rsidR="004470B2" w:rsidRPr="003B0052" w:rsidRDefault="004470B2" w:rsidP="00AF338A">
      <w:pPr>
        <w:spacing w:after="240"/>
        <w:jc w:val="both"/>
      </w:pPr>
    </w:p>
    <w:p w14:paraId="5DD9EA72" w14:textId="0F2D77EE" w:rsidR="00D03F43" w:rsidRDefault="003D2F87" w:rsidP="003D2F87">
      <w:pPr>
        <w:pStyle w:val="Heading2"/>
      </w:pPr>
      <w:r>
        <w:t xml:space="preserve"> </w:t>
      </w:r>
    </w:p>
    <w:p w14:paraId="5E92AE1F" w14:textId="5B6F7D4B" w:rsidR="004470B2" w:rsidRPr="003B0052" w:rsidRDefault="004470B2" w:rsidP="00AF338A">
      <w:pPr>
        <w:spacing w:after="240"/>
        <w:jc w:val="both"/>
        <w:sectPr w:rsidR="004470B2" w:rsidRPr="003B0052" w:rsidSect="001F7AB5">
          <w:headerReference w:type="even" r:id="rId13"/>
          <w:headerReference w:type="default" r:id="rId14"/>
          <w:footerReference w:type="default" r:id="rId15"/>
          <w:headerReference w:type="first" r:id="rId16"/>
          <w:pgSz w:w="12240" w:h="15840"/>
          <w:pgMar w:top="1440" w:right="1440" w:bottom="1440" w:left="1440" w:header="709" w:footer="709" w:gutter="0"/>
          <w:lnNumType w:countBy="1" w:restart="continuous"/>
          <w:pgNumType w:start="1"/>
          <w:cols w:space="708"/>
          <w:docGrid w:linePitch="360"/>
        </w:sectPr>
      </w:pPr>
    </w:p>
    <w:p w14:paraId="4C477D5D" w14:textId="3BCF6CEF" w:rsidR="00174302" w:rsidRDefault="00174302" w:rsidP="00174302">
      <w:pPr>
        <w:pStyle w:val="Heading2"/>
        <w:jc w:val="both"/>
        <w:rPr>
          <w:rFonts w:ascii="Times New Roman" w:hAnsi="Times New Roman" w:cs="Times New Roman"/>
          <w:color w:val="auto"/>
        </w:rPr>
      </w:pPr>
      <w:r w:rsidRPr="00837F74">
        <w:rPr>
          <w:rFonts w:ascii="Times New Roman" w:hAnsi="Times New Roman" w:cs="Times New Roman"/>
          <w:color w:val="auto"/>
        </w:rPr>
        <w:lastRenderedPageBreak/>
        <w:t>Figures</w:t>
      </w:r>
    </w:p>
    <w:p w14:paraId="3AE0FAB3" w14:textId="1608312C" w:rsidR="00E93B25" w:rsidRPr="00174302" w:rsidRDefault="004470B2" w:rsidP="00174302">
      <w:pPr>
        <w:pStyle w:val="Heading2"/>
        <w:jc w:val="both"/>
        <w:rPr>
          <w:rFonts w:ascii="Times New Roman" w:hAnsi="Times New Roman" w:cs="Times New Roman"/>
          <w:color w:val="auto"/>
        </w:rPr>
      </w:pPr>
      <w:r w:rsidRPr="00837F74">
        <w:rPr>
          <w:rFonts w:ascii="Times New Roman" w:hAnsi="Times New Roman" w:cs="Times New Roman"/>
          <w:color w:val="auto"/>
        </w:rPr>
        <w:t xml:space="preserve"> </w:t>
      </w:r>
      <w:r w:rsidR="00BB1831">
        <w:rPr>
          <w:rFonts w:ascii="Times New Roman" w:hAnsi="Times New Roman" w:cs="Times New Roman"/>
          <w:noProof/>
          <w:color w:val="auto"/>
          <w14:ligatures w14:val="standardContextual"/>
        </w:rPr>
        <w:drawing>
          <wp:inline distT="0" distB="0" distL="0" distR="0" wp14:anchorId="53531C6E" wp14:editId="1B783F48">
            <wp:extent cx="6277118" cy="3980873"/>
            <wp:effectExtent l="0" t="0" r="0" b="0"/>
            <wp:docPr id="65164195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41959" name="Picture 6516419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91728" cy="3990139"/>
                    </a:xfrm>
                    <a:prstGeom prst="rect">
                      <a:avLst/>
                    </a:prstGeom>
                  </pic:spPr>
                </pic:pic>
              </a:graphicData>
            </a:graphic>
          </wp:inline>
        </w:drawing>
      </w:r>
    </w:p>
    <w:p w14:paraId="63FE79EB" w14:textId="315169F2" w:rsidR="00E93B25" w:rsidRPr="003B0052" w:rsidRDefault="00E93B25" w:rsidP="00AF338A">
      <w:pPr>
        <w:spacing w:after="240"/>
        <w:jc w:val="both"/>
        <w:rPr>
          <w:b/>
          <w:bCs/>
        </w:rPr>
      </w:pPr>
      <w:r w:rsidRPr="00837F74">
        <w:rPr>
          <w:b/>
          <w:bCs/>
        </w:rPr>
        <w:t xml:space="preserve">Figure </w:t>
      </w:r>
      <w:r w:rsidR="00837F74">
        <w:rPr>
          <w:b/>
          <w:bCs/>
        </w:rPr>
        <w:t>1.</w:t>
      </w:r>
      <w:r w:rsidRPr="00837F74">
        <w:rPr>
          <w:bCs/>
        </w:rPr>
        <w:t xml:space="preserve"> </w:t>
      </w:r>
      <w:r w:rsidR="00337D2A">
        <w:t xml:space="preserve">Conceptual diagram illustrating how stable isotope analysis, acoustic telemetry, and netting surveys are used to assess seasonal lake–creek habitat coupling by prey fish. Differences in </w:t>
      </w:r>
      <w:r w:rsidR="0002466B" w:rsidRPr="003B0052">
        <w:t>δ</w:t>
      </w:r>
      <w:r w:rsidR="0002466B" w:rsidRPr="0002466B">
        <w:rPr>
          <w:vertAlign w:val="superscript"/>
        </w:rPr>
        <w:t>13</w:t>
      </w:r>
      <w:r w:rsidR="0002466B">
        <w:t xml:space="preserve">C </w:t>
      </w:r>
      <w:r w:rsidR="00337D2A">
        <w:t>between lake (enriched</w:t>
      </w:r>
      <w:r w:rsidR="007C7D6C">
        <w:t>; blue</w:t>
      </w:r>
      <w:r w:rsidR="00337D2A">
        <w:t>) and creek (depleted</w:t>
      </w:r>
      <w:r w:rsidR="007C7D6C">
        <w:t>; pink</w:t>
      </w:r>
      <w:r w:rsidR="00337D2A">
        <w:t>) resources (e.g., mayflies</w:t>
      </w:r>
      <w:r w:rsidR="007C7D6C">
        <w:t>, mussels</w:t>
      </w:r>
      <w:r w:rsidR="00337D2A">
        <w:t xml:space="preserve">) allow stable isotope ratios in fish tissues (liver) to indicate cross-habitat foraging. Acoustic receivers </w:t>
      </w:r>
      <w:r w:rsidR="007C7D6C">
        <w:t xml:space="preserve">continuously </w:t>
      </w:r>
      <w:r w:rsidR="00337D2A">
        <w:t xml:space="preserve">track </w:t>
      </w:r>
      <w:r w:rsidR="007C7D6C">
        <w:t xml:space="preserve">the </w:t>
      </w:r>
      <w:r w:rsidR="00337D2A">
        <w:t xml:space="preserve">movement </w:t>
      </w:r>
      <w:r w:rsidR="007C7D6C">
        <w:t>and residence of tagged fish across lake and creek habitats</w:t>
      </w:r>
      <w:r w:rsidR="00337D2A">
        <w:t xml:space="preserve">. Directional trap nets estimate seasonal </w:t>
      </w:r>
      <w:r w:rsidR="007341C0">
        <w:t>biomass</w:t>
      </w:r>
      <w:r w:rsidR="00337D2A">
        <w:t xml:space="preserve"> </w:t>
      </w:r>
      <w:r w:rsidR="007341C0">
        <w:t>of fish</w:t>
      </w:r>
      <w:r w:rsidR="00337D2A">
        <w:t xml:space="preserve"> moving upstream and downstream </w:t>
      </w:r>
      <w:r w:rsidR="00430A3E">
        <w:t>in</w:t>
      </w:r>
      <w:r w:rsidR="007C7D6C">
        <w:t xml:space="preserve"> </w:t>
      </w:r>
      <w:r w:rsidR="00337D2A">
        <w:t>the creek. The lower panel</w:t>
      </w:r>
      <w:r w:rsidR="00066DAB">
        <w:t xml:space="preserve">s </w:t>
      </w:r>
      <w:r w:rsidR="00337D2A">
        <w:t xml:space="preserve">depicts three scenarios of fish </w:t>
      </w:r>
      <w:r w:rsidR="00066DAB">
        <w:t xml:space="preserve">foraging and </w:t>
      </w:r>
      <w:r w:rsidR="00337D2A">
        <w:t xml:space="preserve">habitat use: </w:t>
      </w:r>
      <w:r w:rsidR="001C2C10">
        <w:t>(</w:t>
      </w:r>
      <w:proofErr w:type="spellStart"/>
      <w:r w:rsidR="001C2C10">
        <w:t>i</w:t>
      </w:r>
      <w:proofErr w:type="spellEnd"/>
      <w:r w:rsidR="001C2C10">
        <w:t xml:space="preserve">) </w:t>
      </w:r>
      <w:r w:rsidR="00337D2A" w:rsidRPr="00337D2A">
        <w:rPr>
          <w:rStyle w:val="Strong"/>
          <w:rFonts w:eastAsiaTheme="majorEastAsia"/>
          <w:b w:val="0"/>
          <w:bCs w:val="0"/>
        </w:rPr>
        <w:t>lake residency</w:t>
      </w:r>
      <w:r w:rsidR="00337D2A">
        <w:t xml:space="preserve">, where fish rely primarily on lake-derived resources and are detected mostly in the lake; </w:t>
      </w:r>
      <w:r w:rsidR="001C2C10">
        <w:t xml:space="preserve">(ii) </w:t>
      </w:r>
      <w:r w:rsidR="00337D2A" w:rsidRPr="00337D2A">
        <w:rPr>
          <w:rStyle w:val="Strong"/>
          <w:rFonts w:eastAsiaTheme="majorEastAsia"/>
          <w:b w:val="0"/>
          <w:bCs w:val="0"/>
        </w:rPr>
        <w:t>habitat coupling</w:t>
      </w:r>
      <w:r w:rsidR="00337D2A">
        <w:t xml:space="preserve">, where fish rely on both lake- and creek-derived resources and show intermediate lake residency, with detections indicating movement between habitats; and </w:t>
      </w:r>
      <w:r w:rsidR="001C2C10">
        <w:t xml:space="preserve">(iii) </w:t>
      </w:r>
      <w:r w:rsidR="00337D2A" w:rsidRPr="00337D2A">
        <w:rPr>
          <w:rStyle w:val="Strong"/>
          <w:rFonts w:eastAsiaTheme="majorEastAsia"/>
          <w:b w:val="0"/>
          <w:bCs w:val="0"/>
        </w:rPr>
        <w:t>creek residency</w:t>
      </w:r>
      <w:r w:rsidR="00337D2A">
        <w:t>, where fish rely primarily on creek-derived resources and are detected mostly in the creek. Seasonal variation in habitat coupling is expected as fish adjust movement and foraging in response to changing biotic and abiotic conditions.</w:t>
      </w:r>
    </w:p>
    <w:p w14:paraId="67751538" w14:textId="63C68F77" w:rsidR="00E93B25" w:rsidRPr="003B0052" w:rsidRDefault="00E93B25" w:rsidP="00AF338A">
      <w:pPr>
        <w:spacing w:after="240"/>
        <w:jc w:val="both"/>
      </w:pPr>
    </w:p>
    <w:p w14:paraId="1AC3101D" w14:textId="77777777" w:rsidR="007E3C54" w:rsidRDefault="007E3C54" w:rsidP="00AF338A">
      <w:pPr>
        <w:spacing w:after="240"/>
        <w:jc w:val="both"/>
      </w:pPr>
      <w:bookmarkStart w:id="96" w:name="_Toc215069663"/>
    </w:p>
    <w:p w14:paraId="0DB579CF" w14:textId="77777777" w:rsidR="007E3C54" w:rsidRDefault="007E3C54" w:rsidP="00AF338A">
      <w:pPr>
        <w:spacing w:after="240"/>
        <w:jc w:val="both"/>
      </w:pPr>
    </w:p>
    <w:p w14:paraId="0809AD46" w14:textId="498D81A9" w:rsidR="007E3C54" w:rsidRDefault="00503142" w:rsidP="00AF338A">
      <w:pPr>
        <w:jc w:val="both"/>
      </w:pPr>
      <w:r>
        <w:rPr>
          <w:noProof/>
          <w14:ligatures w14:val="standardContextual"/>
        </w:rPr>
        <w:lastRenderedPageBreak/>
        <w:drawing>
          <wp:inline distT="0" distB="0" distL="0" distR="0" wp14:anchorId="54B41DDD" wp14:editId="26FABDF8">
            <wp:extent cx="6435533" cy="4325420"/>
            <wp:effectExtent l="0" t="0" r="3810" b="5715"/>
            <wp:docPr id="18005594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59479" name="Picture 18005594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54669" cy="4338281"/>
                    </a:xfrm>
                    <a:prstGeom prst="rect">
                      <a:avLst/>
                    </a:prstGeom>
                  </pic:spPr>
                </pic:pic>
              </a:graphicData>
            </a:graphic>
          </wp:inline>
        </w:drawing>
      </w:r>
    </w:p>
    <w:p w14:paraId="11BBF238" w14:textId="5F4EB184" w:rsidR="00E93B25" w:rsidRDefault="00E93B25" w:rsidP="00AF338A">
      <w:pPr>
        <w:spacing w:after="240"/>
        <w:jc w:val="both"/>
        <w:rPr>
          <w:b/>
          <w:bCs/>
        </w:rPr>
      </w:pPr>
      <w:bookmarkStart w:id="97" w:name="OLE_LINK1"/>
      <w:bookmarkStart w:id="98" w:name="OLE_LINK2"/>
      <w:r w:rsidRPr="00837F74">
        <w:rPr>
          <w:b/>
          <w:bCs/>
        </w:rPr>
        <w:t>Figure 2.</w:t>
      </w:r>
      <w:r w:rsidRPr="003B0052">
        <w:t xml:space="preserve"> </w:t>
      </w:r>
      <w:r w:rsidRPr="003B0052">
        <w:rPr>
          <w:bCs/>
        </w:rPr>
        <w:t xml:space="preserve">Site map and </w:t>
      </w:r>
      <w:proofErr w:type="spellStart"/>
      <w:r w:rsidRPr="003B0052">
        <w:rPr>
          <w:bCs/>
        </w:rPr>
        <w:t>IsoScape</w:t>
      </w:r>
      <w:proofErr w:type="spellEnd"/>
      <w:r w:rsidRPr="003B0052">
        <w:rPr>
          <w:bCs/>
        </w:rPr>
        <w:t xml:space="preserve"> of </w:t>
      </w:r>
      <w:r w:rsidR="001868BE">
        <w:rPr>
          <w:bCs/>
        </w:rPr>
        <w:t>Sproule Bay (Lake Opeongo)</w:t>
      </w:r>
      <w:r w:rsidRPr="003B0052">
        <w:rPr>
          <w:bCs/>
        </w:rPr>
        <w:t xml:space="preserve"> and the adjacent Costello Creek. Baseline organism (</w:t>
      </w:r>
      <w:r w:rsidRPr="003B0052">
        <w:rPr>
          <w:bCs/>
          <w:i/>
        </w:rPr>
        <w:t xml:space="preserve">Ephemeroptera sp. </w:t>
      </w:r>
      <w:r w:rsidRPr="003B0052">
        <w:rPr>
          <w:bCs/>
        </w:rPr>
        <w:t xml:space="preserve">and </w:t>
      </w:r>
      <w:proofErr w:type="spellStart"/>
      <w:r w:rsidRPr="003B0052">
        <w:rPr>
          <w:bCs/>
          <w:i/>
        </w:rPr>
        <w:t>Eliptio</w:t>
      </w:r>
      <w:proofErr w:type="spellEnd"/>
      <w:r w:rsidRPr="003B0052">
        <w:rPr>
          <w:bCs/>
          <w:i/>
        </w:rPr>
        <w:t xml:space="preserve"> sp.)</w:t>
      </w:r>
      <w:r w:rsidRPr="003B0052">
        <w:rPr>
          <w:bCs/>
        </w:rPr>
        <w:t xml:space="preserve"> average carbon signatures </w:t>
      </w:r>
      <w:r w:rsidR="007B6CBE" w:rsidRPr="003B0052">
        <w:rPr>
          <w:bCs/>
        </w:rPr>
        <w:t>(δ</w:t>
      </w:r>
      <w:r w:rsidR="007B6CBE" w:rsidRPr="003B0052">
        <w:rPr>
          <w:bCs/>
          <w:vertAlign w:val="superscript"/>
        </w:rPr>
        <w:t>13</w:t>
      </w:r>
      <w:r w:rsidR="007B6CBE" w:rsidRPr="003B0052">
        <w:rPr>
          <w:bCs/>
        </w:rPr>
        <w:t xml:space="preserve">C) </w:t>
      </w:r>
      <w:r w:rsidRPr="003B0052">
        <w:rPr>
          <w:bCs/>
        </w:rPr>
        <w:t xml:space="preserve">across the study system are represented by the coloured gradient, while receiver locations and total detections at each receiver are shown as circles and their relative sizes, respectively. Areas shaded in </w:t>
      </w:r>
      <w:r w:rsidR="00DC69FC">
        <w:rPr>
          <w:bCs/>
        </w:rPr>
        <w:t>blue</w:t>
      </w:r>
      <w:r w:rsidRPr="003B0052">
        <w:rPr>
          <w:bCs/>
        </w:rPr>
        <w:t xml:space="preserve"> indicate </w:t>
      </w:r>
      <w:r w:rsidR="009B2B46" w:rsidRPr="003B0052">
        <w:t>δ</w:t>
      </w:r>
      <w:r w:rsidR="009B2B46" w:rsidRPr="00DD06A6">
        <w:rPr>
          <w:vertAlign w:val="superscript"/>
        </w:rPr>
        <w:t>13</w:t>
      </w:r>
      <w:r w:rsidR="009B2B46" w:rsidRPr="003B0052">
        <w:t>C</w:t>
      </w:r>
      <w:r w:rsidR="009B2B46" w:rsidRPr="003B0052">
        <w:rPr>
          <w:bCs/>
        </w:rPr>
        <w:t xml:space="preserve"> </w:t>
      </w:r>
      <w:r w:rsidRPr="003B0052">
        <w:rPr>
          <w:bCs/>
        </w:rPr>
        <w:t xml:space="preserve">-enriched regions in the lake, while </w:t>
      </w:r>
      <w:r w:rsidR="00DC69FC">
        <w:rPr>
          <w:bCs/>
        </w:rPr>
        <w:t>pink</w:t>
      </w:r>
      <w:r w:rsidRPr="003B0052">
        <w:rPr>
          <w:bCs/>
        </w:rPr>
        <w:t xml:space="preserve">-shaded areas represent </w:t>
      </w:r>
      <w:r w:rsidR="009B2B46" w:rsidRPr="003B0052">
        <w:t>δ</w:t>
      </w:r>
      <w:r w:rsidR="009B2B46" w:rsidRPr="00DD06A6">
        <w:rPr>
          <w:vertAlign w:val="superscript"/>
        </w:rPr>
        <w:t>13</w:t>
      </w:r>
      <w:r w:rsidR="009B2B46" w:rsidRPr="003B0052">
        <w:t>C</w:t>
      </w:r>
      <w:r w:rsidRPr="003B0052">
        <w:rPr>
          <w:bCs/>
        </w:rPr>
        <w:t>-depleted regions in the creek.</w:t>
      </w:r>
      <w:bookmarkEnd w:id="96"/>
    </w:p>
    <w:bookmarkEnd w:id="97"/>
    <w:bookmarkEnd w:id="98"/>
    <w:p w14:paraId="2393C9FB" w14:textId="77777777" w:rsidR="007B6CBE" w:rsidRDefault="007B6CBE" w:rsidP="00AF338A">
      <w:pPr>
        <w:spacing w:after="240"/>
        <w:jc w:val="both"/>
        <w:rPr>
          <w:lang w:val="en-US" w:eastAsia="en-CA"/>
        </w:rPr>
      </w:pPr>
    </w:p>
    <w:p w14:paraId="293409E9" w14:textId="329DAE6A" w:rsidR="00E93B25" w:rsidRPr="003B0052" w:rsidRDefault="006F1F09" w:rsidP="00AF338A">
      <w:pPr>
        <w:spacing w:after="240"/>
        <w:jc w:val="both"/>
      </w:pPr>
      <w:r>
        <w:rPr>
          <w:noProof/>
          <w14:ligatures w14:val="standardContextual"/>
        </w:rPr>
        <w:lastRenderedPageBreak/>
        <w:drawing>
          <wp:inline distT="0" distB="0" distL="0" distR="0" wp14:anchorId="6638EEF9" wp14:editId="667DFFC9">
            <wp:extent cx="6326909" cy="4379391"/>
            <wp:effectExtent l="0" t="0" r="0" b="2540"/>
            <wp:docPr id="14883544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54452" name="Picture 1488354452"/>
                    <pic:cNvPicPr/>
                  </pic:nvPicPr>
                  <pic:blipFill rotWithShape="1">
                    <a:blip r:embed="rId19" cstate="print">
                      <a:extLst>
                        <a:ext uri="{28A0092B-C50C-407E-A947-70E740481C1C}">
                          <a14:useLocalDpi xmlns:a14="http://schemas.microsoft.com/office/drawing/2010/main" val="0"/>
                        </a:ext>
                      </a:extLst>
                    </a:blip>
                    <a:srcRect r="11590" b="9195"/>
                    <a:stretch/>
                  </pic:blipFill>
                  <pic:spPr bwMode="auto">
                    <a:xfrm>
                      <a:off x="0" y="0"/>
                      <a:ext cx="6351652" cy="4396518"/>
                    </a:xfrm>
                    <a:prstGeom prst="rect">
                      <a:avLst/>
                    </a:prstGeom>
                    <a:ln>
                      <a:noFill/>
                    </a:ln>
                    <a:extLst>
                      <a:ext uri="{53640926-AAD7-44D8-BBD7-CCE9431645EC}">
                        <a14:shadowObscured xmlns:a14="http://schemas.microsoft.com/office/drawing/2010/main"/>
                      </a:ext>
                    </a:extLst>
                  </pic:spPr>
                </pic:pic>
              </a:graphicData>
            </a:graphic>
          </wp:inline>
        </w:drawing>
      </w:r>
    </w:p>
    <w:p w14:paraId="230C99FB" w14:textId="7703E814" w:rsidR="006F1F09" w:rsidRDefault="00E93B25" w:rsidP="00AF338A">
      <w:pPr>
        <w:spacing w:after="240"/>
        <w:jc w:val="both"/>
        <w:rPr>
          <w:bCs/>
        </w:rPr>
      </w:pPr>
      <w:r w:rsidRPr="00A95A92">
        <w:rPr>
          <w:b/>
          <w:bCs/>
        </w:rPr>
        <w:t xml:space="preserve">Figure </w:t>
      </w:r>
      <w:r w:rsidR="00545BBE">
        <w:rPr>
          <w:b/>
          <w:bCs/>
        </w:rPr>
        <w:t>3</w:t>
      </w:r>
      <w:r w:rsidRPr="00A95A92">
        <w:rPr>
          <w:b/>
          <w:bCs/>
        </w:rPr>
        <w:t>.</w:t>
      </w:r>
      <w:r w:rsidRPr="00A95A92">
        <w:t xml:space="preserve"> </w:t>
      </w:r>
      <w:r w:rsidR="00B20932">
        <w:t xml:space="preserve">Seasonal patterns in lake creek-coupling observed through the foraging (left panels) and habitat use (right panels) of shiners captured in Costello Creek and Lake Opeongo (Sproule Bay). </w:t>
      </w:r>
      <w:r w:rsidR="00B20932">
        <w:rPr>
          <w:rStyle w:val="Strong"/>
          <w:rFonts w:eastAsiaTheme="majorEastAsia"/>
        </w:rPr>
        <w:t>(A)</w:t>
      </w:r>
      <w:r w:rsidR="00B20932">
        <w:t xml:space="preserve"> Estimated marginal mean (± 95% CI) proportion of lake-derived carbon and </w:t>
      </w:r>
      <w:r w:rsidR="00B20932">
        <w:rPr>
          <w:rStyle w:val="Strong"/>
          <w:rFonts w:eastAsiaTheme="majorEastAsia"/>
        </w:rPr>
        <w:t>(B)</w:t>
      </w:r>
      <w:r w:rsidR="00B20932">
        <w:t xml:space="preserve"> estimated marginal mean (± 95% CI) trophic position of shiners captured in creek (pink) and lake (blue) habitats across spring, summer, and fall. </w:t>
      </w:r>
      <w:r w:rsidR="00B20932">
        <w:rPr>
          <w:rStyle w:val="Strong"/>
          <w:rFonts w:eastAsiaTheme="majorEastAsia"/>
        </w:rPr>
        <w:t>(C)</w:t>
      </w:r>
      <w:r w:rsidR="00B20932">
        <w:t xml:space="preserve"> Estimated marginal mean (± 95% CI) number of habitat recurrence events per fish per season and </w:t>
      </w:r>
      <w:r w:rsidR="00B20932">
        <w:rPr>
          <w:rStyle w:val="Strong"/>
          <w:rFonts w:eastAsiaTheme="majorEastAsia"/>
        </w:rPr>
        <w:t>(D)</w:t>
      </w:r>
      <w:r w:rsidR="00B20932">
        <w:t xml:space="preserve"> estimated marginal mean (± 95% CI) habitat residency of tagged golden shiners released in creek (pink) or lake (blue) habitats. </w:t>
      </w:r>
      <w:r w:rsidR="008E7AF9">
        <w:t>H</w:t>
      </w:r>
      <w:r w:rsidR="00B20932">
        <w:t xml:space="preserve">abitat recurrence was calculated as the number of times an individual exited and later re-entered </w:t>
      </w:r>
      <w:r w:rsidR="000568FE">
        <w:t>the</w:t>
      </w:r>
      <w:r w:rsidR="00B20932">
        <w:t xml:space="preserve"> habitat</w:t>
      </w:r>
      <w:r w:rsidR="000568FE">
        <w:t xml:space="preserve"> in which it was released</w:t>
      </w:r>
      <w:r w:rsidR="00B20932">
        <w:t xml:space="preserve"> within that season</w:t>
      </w:r>
      <w:r w:rsidR="000568FE">
        <w:t>,</w:t>
      </w:r>
      <w:r w:rsidR="008E7AF9">
        <w:t xml:space="preserve"> and habitat residency was calculated as the proportion of time an individual spent in its release habitat within a season (unitless proportion).</w:t>
      </w:r>
    </w:p>
    <w:p w14:paraId="0CF1D4B6" w14:textId="7F46826C" w:rsidR="006F1F09" w:rsidRPr="00F275E2" w:rsidRDefault="006F1F09" w:rsidP="00AF338A">
      <w:pPr>
        <w:spacing w:after="240"/>
        <w:jc w:val="both"/>
        <w:rPr>
          <w:bCs/>
        </w:rPr>
      </w:pPr>
    </w:p>
    <w:p w14:paraId="11BA657D" w14:textId="3DAED3BE" w:rsidR="00E93B25" w:rsidRPr="003B0052" w:rsidRDefault="00D65245" w:rsidP="00F8329F">
      <w:pPr>
        <w:jc w:val="both"/>
      </w:pPr>
      <w:r>
        <w:rPr>
          <w:noProof/>
          <w14:ligatures w14:val="standardContextual"/>
        </w:rPr>
        <w:lastRenderedPageBreak/>
        <w:drawing>
          <wp:inline distT="0" distB="0" distL="0" distR="0" wp14:anchorId="76FDEE3F" wp14:editId="54F6C12D">
            <wp:extent cx="5814556" cy="3084945"/>
            <wp:effectExtent l="0" t="0" r="2540" b="1270"/>
            <wp:docPr id="743990277" name="Picture 27" descr="A graph showing the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90277" name="Picture 27" descr="A graph showing the different season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17486" cy="3086500"/>
                    </a:xfrm>
                    <a:prstGeom prst="rect">
                      <a:avLst/>
                    </a:prstGeom>
                  </pic:spPr>
                </pic:pic>
              </a:graphicData>
            </a:graphic>
          </wp:inline>
        </w:drawing>
      </w:r>
    </w:p>
    <w:p w14:paraId="36D41DDD" w14:textId="31BA7202" w:rsidR="006729C5" w:rsidRDefault="00E93B25" w:rsidP="00AF338A">
      <w:pPr>
        <w:spacing w:after="240"/>
        <w:jc w:val="both"/>
        <w:rPr>
          <w:bCs/>
        </w:rPr>
      </w:pPr>
      <w:r w:rsidRPr="00837F74">
        <w:rPr>
          <w:b/>
          <w:bCs/>
        </w:rPr>
        <w:t xml:space="preserve">Figure </w:t>
      </w:r>
      <w:r w:rsidR="00837F74">
        <w:rPr>
          <w:b/>
          <w:bCs/>
        </w:rPr>
        <w:t>4</w:t>
      </w:r>
      <w:r w:rsidRPr="00837F74">
        <w:rPr>
          <w:b/>
          <w:bCs/>
        </w:rPr>
        <w:t>.</w:t>
      </w:r>
      <w:r w:rsidRPr="003B0052">
        <w:t xml:space="preserve"> </w:t>
      </w:r>
      <w:r w:rsidRPr="003B0052">
        <w:rPr>
          <w:bCs/>
        </w:rPr>
        <w:t xml:space="preserve">Predicted probability of detecting </w:t>
      </w:r>
      <w:r w:rsidR="00516707">
        <w:rPr>
          <w:bCs/>
        </w:rPr>
        <w:t>a tagged</w:t>
      </w:r>
      <w:r w:rsidRPr="003B0052">
        <w:rPr>
          <w:bCs/>
        </w:rPr>
        <w:t xml:space="preserve"> </w:t>
      </w:r>
      <w:r w:rsidR="00516707">
        <w:rPr>
          <w:bCs/>
        </w:rPr>
        <w:t>shiner</w:t>
      </w:r>
      <w:r w:rsidRPr="003B0052">
        <w:rPr>
          <w:bCs/>
        </w:rPr>
        <w:t xml:space="preserve"> in both the lake and the creek on the same day throughout the year (black line)</w:t>
      </w:r>
      <w:r w:rsidR="00BE120F">
        <w:rPr>
          <w:b/>
          <w:bCs/>
        </w:rPr>
        <w:t xml:space="preserve"> </w:t>
      </w:r>
      <w:r w:rsidRPr="003B0052">
        <w:rPr>
          <w:bCs/>
        </w:rPr>
        <w:t>with 95% confidence intervals (shaded area), estimated using a generalized additive mixed model (GAMM) with a logit link function</w:t>
      </w:r>
      <w:r w:rsidR="00EF2B91">
        <w:rPr>
          <w:bCs/>
        </w:rPr>
        <w:t xml:space="preserve"> on telemetry data from tagged golden shiners</w:t>
      </w:r>
      <w:r w:rsidRPr="003B0052">
        <w:rPr>
          <w:bCs/>
        </w:rPr>
        <w:t xml:space="preserve">. Vertical dashed lines indicate </w:t>
      </w:r>
      <w:r w:rsidR="00AC7EE7">
        <w:rPr>
          <w:bCs/>
        </w:rPr>
        <w:t xml:space="preserve">approximate </w:t>
      </w:r>
      <w:r w:rsidRPr="003B0052">
        <w:rPr>
          <w:bCs/>
        </w:rPr>
        <w:t>seasonal boundaries (spring, summer, fall, winter).</w:t>
      </w:r>
    </w:p>
    <w:p w14:paraId="5E859274" w14:textId="4D80607D" w:rsidR="004470B2" w:rsidRPr="00891186" w:rsidRDefault="006729C5" w:rsidP="00D33AA9">
      <w:pPr>
        <w:jc w:val="both"/>
        <w:rPr>
          <w:bCs/>
        </w:rPr>
      </w:pPr>
      <w:r>
        <w:rPr>
          <w:bCs/>
        </w:rPr>
        <w:br w:type="column"/>
      </w:r>
      <w:bookmarkStart w:id="99" w:name="OLE_LINK5"/>
      <w:bookmarkStart w:id="100" w:name="OLE_LINK6"/>
      <w:bookmarkStart w:id="101" w:name="OLE_LINK7"/>
      <w:bookmarkStart w:id="102" w:name="OLE_LINK8"/>
      <w:r w:rsidR="00281C8A">
        <w:rPr>
          <w:bCs/>
          <w:noProof/>
          <w14:ligatures w14:val="standardContextual"/>
        </w:rPr>
        <w:lastRenderedPageBreak/>
        <w:drawing>
          <wp:inline distT="0" distB="0" distL="0" distR="0" wp14:anchorId="51027A0B" wp14:editId="4CE4CEC1">
            <wp:extent cx="6468488" cy="3870036"/>
            <wp:effectExtent l="0" t="0" r="0" b="3810"/>
            <wp:docPr id="1117087619" name="Picture 49" descr="A graph of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87619" name="Picture 49" descr="A graph of different season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95350" cy="3886107"/>
                    </a:xfrm>
                    <a:prstGeom prst="rect">
                      <a:avLst/>
                    </a:prstGeom>
                  </pic:spPr>
                </pic:pic>
              </a:graphicData>
            </a:graphic>
          </wp:inline>
        </w:drawing>
      </w:r>
    </w:p>
    <w:p w14:paraId="7D657104" w14:textId="195DCA9A" w:rsidR="00DB19DA" w:rsidRDefault="004470B2" w:rsidP="009B7743">
      <w:pPr>
        <w:spacing w:after="240"/>
        <w:jc w:val="both"/>
      </w:pPr>
      <w:bookmarkStart w:id="103" w:name="_Toc215069666"/>
      <w:r w:rsidRPr="00837F74">
        <w:rPr>
          <w:b/>
          <w:bCs/>
        </w:rPr>
        <w:t xml:space="preserve">Figure </w:t>
      </w:r>
      <w:r w:rsidR="00837F74" w:rsidRPr="00837F74">
        <w:rPr>
          <w:b/>
          <w:bCs/>
        </w:rPr>
        <w:t>5</w:t>
      </w:r>
      <w:r w:rsidRPr="00837F74">
        <w:rPr>
          <w:b/>
          <w:bCs/>
        </w:rPr>
        <w:t xml:space="preserve">. </w:t>
      </w:r>
      <w:bookmarkEnd w:id="99"/>
      <w:bookmarkEnd w:id="100"/>
      <w:bookmarkEnd w:id="101"/>
      <w:bookmarkEnd w:id="102"/>
      <w:bookmarkEnd w:id="103"/>
      <w:r w:rsidR="00D63177">
        <w:t>Seasonal patterns in biomass</w:t>
      </w:r>
      <w:r w:rsidR="00281C8A">
        <w:t xml:space="preserve"> of shiners</w:t>
      </w:r>
      <w:r w:rsidR="00D63177">
        <w:t xml:space="preserve"> captured in </w:t>
      </w:r>
      <w:r w:rsidR="00281C8A" w:rsidRPr="00281C8A">
        <w:rPr>
          <w:b/>
          <w:bCs/>
        </w:rPr>
        <w:t xml:space="preserve">(A) </w:t>
      </w:r>
      <w:r w:rsidR="00281C8A">
        <w:t xml:space="preserve">directionally positioned and </w:t>
      </w:r>
      <w:r w:rsidR="00281C8A" w:rsidRPr="00281C8A">
        <w:rPr>
          <w:b/>
          <w:bCs/>
        </w:rPr>
        <w:t>(B)</w:t>
      </w:r>
      <w:r w:rsidR="00281C8A">
        <w:t xml:space="preserve"> minnow traps.</w:t>
      </w:r>
      <w:r w:rsidR="00D63177">
        <w:t xml:space="preserve"> </w:t>
      </w:r>
      <w:r w:rsidR="00D63177" w:rsidRPr="00B20932">
        <w:rPr>
          <w:rStyle w:val="Strong"/>
          <w:rFonts w:eastAsiaTheme="majorEastAsia"/>
        </w:rPr>
        <w:t>(A)</w:t>
      </w:r>
      <w:r w:rsidR="00D63177" w:rsidRPr="00B20932">
        <w:t xml:space="preserve"> </w:t>
      </w:r>
      <w:r w:rsidR="00D63177">
        <w:t xml:space="preserve">Estimated marginal mean (± 95% CI) log daily biomass of shiners moving upstream (light grey) and downstream (dark grey). </w:t>
      </w:r>
      <w:r w:rsidR="00D63177" w:rsidRPr="00B20932">
        <w:rPr>
          <w:rStyle w:val="Strong"/>
          <w:rFonts w:eastAsiaTheme="majorEastAsia"/>
        </w:rPr>
        <w:t>(B)</w:t>
      </w:r>
      <w:r w:rsidR="00D63177" w:rsidRPr="00B20932">
        <w:t xml:space="preserve"> </w:t>
      </w:r>
      <w:r w:rsidR="00D63177">
        <w:t>Estimated marginal mean (± 95% CI) log biomass per trap for shiners captured in</w:t>
      </w:r>
      <w:r w:rsidR="002E0201">
        <w:t xml:space="preserve"> minnow traps deployed in the</w:t>
      </w:r>
      <w:r w:rsidR="00D63177">
        <w:t xml:space="preserve"> creek (pink) and lake (blue</w:t>
      </w:r>
      <w:r w:rsidR="00DB19DA">
        <w:t xml:space="preserve">). </w:t>
      </w:r>
      <w:r w:rsidR="00DB19DA" w:rsidRPr="003B0052">
        <w:rPr>
          <w:bCs/>
        </w:rPr>
        <w:t xml:space="preserve">Vertical dashed lines indicate </w:t>
      </w:r>
      <w:r w:rsidR="00DB19DA">
        <w:rPr>
          <w:bCs/>
        </w:rPr>
        <w:t xml:space="preserve">approximate </w:t>
      </w:r>
      <w:r w:rsidR="00DB19DA" w:rsidRPr="003B0052">
        <w:rPr>
          <w:bCs/>
        </w:rPr>
        <w:t>seasonal boundaries (spring, summer, fall).</w:t>
      </w:r>
    </w:p>
    <w:p w14:paraId="37E5E18B" w14:textId="1FE66640" w:rsidR="00F275E2" w:rsidRDefault="00F275E2" w:rsidP="009B7743">
      <w:pPr>
        <w:spacing w:after="240"/>
        <w:jc w:val="both"/>
      </w:pPr>
    </w:p>
    <w:p w14:paraId="481E05D0" w14:textId="77777777" w:rsidR="00DB19DA" w:rsidRDefault="00DB19DA" w:rsidP="009B7743">
      <w:pPr>
        <w:spacing w:after="240"/>
        <w:jc w:val="both"/>
      </w:pPr>
    </w:p>
    <w:p w14:paraId="7DAB5C30" w14:textId="71FC1EFC" w:rsidR="00DB19DA" w:rsidRDefault="00281C8A" w:rsidP="009B7743">
      <w:pPr>
        <w:spacing w:after="240"/>
        <w:jc w:val="both"/>
        <w:rPr>
          <w:bCs/>
          <w:lang w:val="en-US"/>
        </w:rPr>
      </w:pPr>
      <w:r>
        <w:rPr>
          <w:bCs/>
          <w:noProof/>
          <w:lang w:val="en-US"/>
          <w14:ligatures w14:val="standardContextual"/>
        </w:rPr>
        <w:lastRenderedPageBreak/>
        <w:drawing>
          <wp:inline distT="0" distB="0" distL="0" distR="0" wp14:anchorId="703DA4F3" wp14:editId="0EF7A0E9">
            <wp:extent cx="6493164" cy="3755074"/>
            <wp:effectExtent l="0" t="0" r="0" b="4445"/>
            <wp:docPr id="1052419211" name="Picture 51" descr="A graph of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19211" name="Picture 51" descr="A graph of different season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18526" cy="3769741"/>
                    </a:xfrm>
                    <a:prstGeom prst="rect">
                      <a:avLst/>
                    </a:prstGeom>
                  </pic:spPr>
                </pic:pic>
              </a:graphicData>
            </a:graphic>
          </wp:inline>
        </w:drawing>
      </w:r>
    </w:p>
    <w:p w14:paraId="16B50707" w14:textId="7AA9865D" w:rsidR="00F275E2" w:rsidRDefault="00DB19DA" w:rsidP="009B7743">
      <w:pPr>
        <w:spacing w:after="240"/>
        <w:jc w:val="both"/>
        <w:rPr>
          <w:bCs/>
          <w:lang w:val="en-US"/>
        </w:rPr>
      </w:pPr>
      <w:r w:rsidRPr="00DB19DA">
        <w:rPr>
          <w:b/>
          <w:bCs/>
        </w:rPr>
        <w:t>Figure 6.</w:t>
      </w:r>
      <w:r>
        <w:t xml:space="preserve"> Seasonal summaries of estimated marginal mean (± 95% CI) total length of </w:t>
      </w:r>
      <w:r>
        <w:rPr>
          <w:rStyle w:val="Strong"/>
          <w:rFonts w:eastAsiaTheme="majorEastAsia"/>
        </w:rPr>
        <w:t>(A)</w:t>
      </w:r>
      <w:r>
        <w:t xml:space="preserve"> shiners and </w:t>
      </w:r>
      <w:r>
        <w:rPr>
          <w:rStyle w:val="Strong"/>
          <w:rFonts w:eastAsiaTheme="majorEastAsia"/>
        </w:rPr>
        <w:t>(B)</w:t>
      </w:r>
      <w:r>
        <w:t xml:space="preserve"> smallmouth bass captured in creek (pink) and lake (blue) habitats throughout the study period. </w:t>
      </w:r>
      <w:r w:rsidRPr="003B0052">
        <w:rPr>
          <w:bCs/>
        </w:rPr>
        <w:t xml:space="preserve">Vertical dashed lines indicate </w:t>
      </w:r>
      <w:r>
        <w:rPr>
          <w:bCs/>
        </w:rPr>
        <w:t xml:space="preserve">approximate </w:t>
      </w:r>
      <w:r w:rsidRPr="003B0052">
        <w:rPr>
          <w:bCs/>
        </w:rPr>
        <w:t>seasonal boundaries (spring, summer, fall).</w:t>
      </w:r>
    </w:p>
    <w:p w14:paraId="112E81B0" w14:textId="26761035" w:rsidR="0002466B" w:rsidRDefault="00916514" w:rsidP="009B7743">
      <w:pPr>
        <w:spacing w:after="240"/>
        <w:jc w:val="both"/>
        <w:rPr>
          <w:bCs/>
        </w:rPr>
      </w:pPr>
      <w:r>
        <w:rPr>
          <w:bCs/>
        </w:rPr>
        <w:br w:type="column"/>
      </w:r>
      <w:r>
        <w:rPr>
          <w:bCs/>
        </w:rPr>
        <w:lastRenderedPageBreak/>
        <w:t>References</w:t>
      </w:r>
    </w:p>
    <w:p w14:paraId="390CCFEB" w14:textId="77777777" w:rsidR="0090615C" w:rsidRPr="0090615C" w:rsidRDefault="00916514" w:rsidP="0090615C">
      <w:pPr>
        <w:pStyle w:val="Bibliography"/>
        <w:rPr>
          <w:rFonts w:eastAsiaTheme="minorHAnsi"/>
          <w:lang w:val="en-US"/>
        </w:rPr>
      </w:pPr>
      <w:r>
        <w:rPr>
          <w:bCs/>
        </w:rPr>
        <w:fldChar w:fldCharType="begin"/>
      </w:r>
      <w:r w:rsidR="008F64CE">
        <w:rPr>
          <w:bCs/>
        </w:rPr>
        <w:instrText xml:space="preserve"> ADDIN ZOTERO_BIBL {"uncited":[],"omitted":[],"custom":[]} CSL_BIBLIOGRAPHY </w:instrText>
      </w:r>
      <w:r>
        <w:rPr>
          <w:bCs/>
        </w:rPr>
        <w:fldChar w:fldCharType="separate"/>
      </w:r>
      <w:r w:rsidR="0090615C" w:rsidRPr="0090615C">
        <w:rPr>
          <w:rFonts w:eastAsiaTheme="minorHAnsi"/>
          <w:lang w:val="en-US"/>
        </w:rPr>
        <w:t>Ahrens, R. N. M., Walters, C. J. and Christensen, V. 2012. Foraging arena theory. - Fish and Fisheries 13: 41–59.</w:t>
      </w:r>
    </w:p>
    <w:p w14:paraId="3B914F26" w14:textId="77777777" w:rsidR="0090615C" w:rsidRPr="0090615C" w:rsidRDefault="0090615C" w:rsidP="0090615C">
      <w:pPr>
        <w:pStyle w:val="Bibliography"/>
        <w:rPr>
          <w:rFonts w:eastAsiaTheme="minorHAnsi"/>
          <w:lang w:val="en-US"/>
        </w:rPr>
      </w:pPr>
      <w:proofErr w:type="spellStart"/>
      <w:r w:rsidRPr="0090615C">
        <w:rPr>
          <w:rFonts w:eastAsiaTheme="minorHAnsi"/>
          <w:lang w:val="en-US"/>
        </w:rPr>
        <w:t>Arostegui</w:t>
      </w:r>
      <w:proofErr w:type="spellEnd"/>
      <w:r w:rsidRPr="0090615C">
        <w:rPr>
          <w:rFonts w:eastAsiaTheme="minorHAnsi"/>
          <w:lang w:val="en-US"/>
        </w:rPr>
        <w:t xml:space="preserve">, M. C., Schindler, D. E. and </w:t>
      </w:r>
      <w:proofErr w:type="spellStart"/>
      <w:r w:rsidRPr="0090615C">
        <w:rPr>
          <w:rFonts w:eastAsiaTheme="minorHAnsi"/>
          <w:lang w:val="en-US"/>
        </w:rPr>
        <w:t>Holtgrieve</w:t>
      </w:r>
      <w:proofErr w:type="spellEnd"/>
      <w:r w:rsidRPr="0090615C">
        <w:rPr>
          <w:rFonts w:eastAsiaTheme="minorHAnsi"/>
          <w:lang w:val="en-US"/>
        </w:rPr>
        <w:t xml:space="preserve">, G. W. 2019. Does lipid-correction introduce biases into isotopic mixing models? Implications for diet reconstruction studies. - </w:t>
      </w:r>
      <w:proofErr w:type="spellStart"/>
      <w:r w:rsidRPr="0090615C">
        <w:rPr>
          <w:rFonts w:eastAsiaTheme="minorHAnsi"/>
          <w:lang w:val="en-US"/>
        </w:rPr>
        <w:t>Oecologia</w:t>
      </w:r>
      <w:proofErr w:type="spellEnd"/>
      <w:r w:rsidRPr="0090615C">
        <w:rPr>
          <w:rFonts w:eastAsiaTheme="minorHAnsi"/>
          <w:lang w:val="en-US"/>
        </w:rPr>
        <w:t xml:space="preserve"> 191: 745–755.</w:t>
      </w:r>
    </w:p>
    <w:p w14:paraId="50964A68" w14:textId="77777777" w:rsidR="0090615C" w:rsidRPr="0090615C" w:rsidRDefault="0090615C" w:rsidP="0090615C">
      <w:pPr>
        <w:pStyle w:val="Bibliography"/>
        <w:rPr>
          <w:rFonts w:eastAsiaTheme="minorHAnsi"/>
          <w:lang w:val="en-US"/>
        </w:rPr>
      </w:pPr>
      <w:r w:rsidRPr="0090615C">
        <w:rPr>
          <w:rFonts w:eastAsiaTheme="minorHAnsi"/>
          <w:lang w:val="en-US"/>
        </w:rPr>
        <w:t xml:space="preserve">Bartley, T. J., McCann, K. S., </w:t>
      </w:r>
      <w:proofErr w:type="spellStart"/>
      <w:r w:rsidRPr="0090615C">
        <w:rPr>
          <w:rFonts w:eastAsiaTheme="minorHAnsi"/>
          <w:lang w:val="en-US"/>
        </w:rPr>
        <w:t>Bieg</w:t>
      </w:r>
      <w:proofErr w:type="spellEnd"/>
      <w:r w:rsidRPr="0090615C">
        <w:rPr>
          <w:rFonts w:eastAsiaTheme="minorHAnsi"/>
          <w:lang w:val="en-US"/>
        </w:rPr>
        <w:t xml:space="preserve">, C., </w:t>
      </w:r>
      <w:proofErr w:type="spellStart"/>
      <w:r w:rsidRPr="0090615C">
        <w:rPr>
          <w:rFonts w:eastAsiaTheme="minorHAnsi"/>
          <w:lang w:val="en-US"/>
        </w:rPr>
        <w:t>Cazelles</w:t>
      </w:r>
      <w:proofErr w:type="spellEnd"/>
      <w:r w:rsidRPr="0090615C">
        <w:rPr>
          <w:rFonts w:eastAsiaTheme="minorHAnsi"/>
          <w:lang w:val="en-US"/>
        </w:rPr>
        <w:t xml:space="preserve">, K., Granados, M., </w:t>
      </w:r>
      <w:proofErr w:type="spellStart"/>
      <w:r w:rsidRPr="0090615C">
        <w:rPr>
          <w:rFonts w:eastAsiaTheme="minorHAnsi"/>
          <w:lang w:val="en-US"/>
        </w:rPr>
        <w:t>Guzzo</w:t>
      </w:r>
      <w:proofErr w:type="spellEnd"/>
      <w:r w:rsidRPr="0090615C">
        <w:rPr>
          <w:rFonts w:eastAsiaTheme="minorHAnsi"/>
          <w:lang w:val="en-US"/>
        </w:rPr>
        <w:t xml:space="preserve">, M. M., MacDougall, A. S., Tunney, T. D. and McMeans, B. C. 2019. Food web rewiring in a changing world. - Nat </w:t>
      </w:r>
      <w:proofErr w:type="spellStart"/>
      <w:r w:rsidRPr="0090615C">
        <w:rPr>
          <w:rFonts w:eastAsiaTheme="minorHAnsi"/>
          <w:lang w:val="en-US"/>
        </w:rPr>
        <w:t>Ecol</w:t>
      </w:r>
      <w:proofErr w:type="spellEnd"/>
      <w:r w:rsidRPr="0090615C">
        <w:rPr>
          <w:rFonts w:eastAsiaTheme="minorHAnsi"/>
          <w:lang w:val="en-US"/>
        </w:rPr>
        <w:t xml:space="preserve"> </w:t>
      </w:r>
      <w:proofErr w:type="spellStart"/>
      <w:r w:rsidRPr="0090615C">
        <w:rPr>
          <w:rFonts w:eastAsiaTheme="minorHAnsi"/>
          <w:lang w:val="en-US"/>
        </w:rPr>
        <w:t>Evol</w:t>
      </w:r>
      <w:proofErr w:type="spellEnd"/>
      <w:r w:rsidRPr="0090615C">
        <w:rPr>
          <w:rFonts w:eastAsiaTheme="minorHAnsi"/>
          <w:lang w:val="en-US"/>
        </w:rPr>
        <w:t xml:space="preserve"> 3: 345–354.</w:t>
      </w:r>
    </w:p>
    <w:p w14:paraId="30B15D4F" w14:textId="77777777" w:rsidR="0090615C" w:rsidRPr="0090615C" w:rsidRDefault="0090615C" w:rsidP="0090615C">
      <w:pPr>
        <w:pStyle w:val="Bibliography"/>
        <w:rPr>
          <w:rFonts w:eastAsiaTheme="minorHAnsi"/>
          <w:lang w:val="en-US"/>
        </w:rPr>
      </w:pPr>
      <w:r w:rsidRPr="0090615C">
        <w:rPr>
          <w:rFonts w:eastAsiaTheme="minorHAnsi"/>
          <w:lang w:val="en-US"/>
        </w:rPr>
        <w:t xml:space="preserve">Bauer, S. and </w:t>
      </w:r>
      <w:proofErr w:type="spellStart"/>
      <w:r w:rsidRPr="0090615C">
        <w:rPr>
          <w:rFonts w:eastAsiaTheme="minorHAnsi"/>
          <w:lang w:val="en-US"/>
        </w:rPr>
        <w:t>Hoye</w:t>
      </w:r>
      <w:proofErr w:type="spellEnd"/>
      <w:r w:rsidRPr="0090615C">
        <w:rPr>
          <w:rFonts w:eastAsiaTheme="minorHAnsi"/>
          <w:lang w:val="en-US"/>
        </w:rPr>
        <w:t>, B. J. 2014. Migratory Animals Couple Biodiversity and Ecosystem Functioning Worldwide. - Science 344: 1242552.</w:t>
      </w:r>
    </w:p>
    <w:p w14:paraId="1F557E43" w14:textId="77777777" w:rsidR="0090615C" w:rsidRPr="0090615C" w:rsidRDefault="0090615C" w:rsidP="0090615C">
      <w:pPr>
        <w:pStyle w:val="Bibliography"/>
        <w:rPr>
          <w:rFonts w:eastAsiaTheme="minorHAnsi"/>
          <w:lang w:val="en-US"/>
        </w:rPr>
      </w:pPr>
      <w:proofErr w:type="spellStart"/>
      <w:r w:rsidRPr="0090615C">
        <w:rPr>
          <w:rFonts w:eastAsiaTheme="minorHAnsi"/>
          <w:lang w:val="en-US"/>
        </w:rPr>
        <w:t>Biette</w:t>
      </w:r>
      <w:proofErr w:type="spellEnd"/>
      <w:r w:rsidRPr="0090615C">
        <w:rPr>
          <w:rFonts w:eastAsiaTheme="minorHAnsi"/>
          <w:lang w:val="en-US"/>
        </w:rPr>
        <w:t xml:space="preserve">, R. M., Dodge, D. P., </w:t>
      </w:r>
      <w:proofErr w:type="spellStart"/>
      <w:r w:rsidRPr="0090615C">
        <w:rPr>
          <w:rFonts w:eastAsiaTheme="minorHAnsi"/>
          <w:lang w:val="en-US"/>
        </w:rPr>
        <w:t>Hassinger</w:t>
      </w:r>
      <w:proofErr w:type="spellEnd"/>
      <w:r w:rsidRPr="0090615C">
        <w:rPr>
          <w:rFonts w:eastAsiaTheme="minorHAnsi"/>
          <w:lang w:val="en-US"/>
        </w:rPr>
        <w:t xml:space="preserve">, R. L. and Stauffer, T. M. 1981. Life History and Timing of Migrations and Spawning Behavior of Rainbow Trout (Salmo </w:t>
      </w:r>
      <w:proofErr w:type="spellStart"/>
      <w:r w:rsidRPr="0090615C">
        <w:rPr>
          <w:rFonts w:eastAsiaTheme="minorHAnsi"/>
          <w:lang w:val="en-US"/>
        </w:rPr>
        <w:t>gairdneri</w:t>
      </w:r>
      <w:proofErr w:type="spellEnd"/>
      <w:r w:rsidRPr="0090615C">
        <w:rPr>
          <w:rFonts w:eastAsiaTheme="minorHAnsi"/>
          <w:lang w:val="en-US"/>
        </w:rPr>
        <w:t xml:space="preserve">) Populations of the Great Lakes. - Can. J. Fish. </w:t>
      </w:r>
      <w:proofErr w:type="spellStart"/>
      <w:r w:rsidRPr="0090615C">
        <w:rPr>
          <w:rFonts w:eastAsiaTheme="minorHAnsi"/>
          <w:lang w:val="en-US"/>
        </w:rPr>
        <w:t>Aquat</w:t>
      </w:r>
      <w:proofErr w:type="spellEnd"/>
      <w:r w:rsidRPr="0090615C">
        <w:rPr>
          <w:rFonts w:eastAsiaTheme="minorHAnsi"/>
          <w:lang w:val="en-US"/>
        </w:rPr>
        <w:t>. Sci. 38: 1759–1771.</w:t>
      </w:r>
    </w:p>
    <w:p w14:paraId="2DD98CA9" w14:textId="77777777" w:rsidR="0090615C" w:rsidRPr="0090615C" w:rsidRDefault="0090615C" w:rsidP="0090615C">
      <w:pPr>
        <w:pStyle w:val="Bibliography"/>
        <w:rPr>
          <w:rFonts w:eastAsiaTheme="minorHAnsi"/>
          <w:lang w:val="en-US"/>
        </w:rPr>
      </w:pPr>
      <w:proofErr w:type="spellStart"/>
      <w:r w:rsidRPr="0090615C">
        <w:rPr>
          <w:rFonts w:eastAsiaTheme="minorHAnsi"/>
          <w:lang w:val="en-US"/>
        </w:rPr>
        <w:t>Blanchfield</w:t>
      </w:r>
      <w:proofErr w:type="spellEnd"/>
      <w:r w:rsidRPr="0090615C">
        <w:rPr>
          <w:rFonts w:eastAsiaTheme="minorHAnsi"/>
          <w:lang w:val="en-US"/>
        </w:rPr>
        <w:t xml:space="preserve">, P. J., McKee, G., </w:t>
      </w:r>
      <w:proofErr w:type="spellStart"/>
      <w:r w:rsidRPr="0090615C">
        <w:rPr>
          <w:rFonts w:eastAsiaTheme="minorHAnsi"/>
          <w:lang w:val="en-US"/>
        </w:rPr>
        <w:t>Guzzo</w:t>
      </w:r>
      <w:proofErr w:type="spellEnd"/>
      <w:r w:rsidRPr="0090615C">
        <w:rPr>
          <w:rFonts w:eastAsiaTheme="minorHAnsi"/>
          <w:lang w:val="en-US"/>
        </w:rPr>
        <w:t xml:space="preserve">, M. M., </w:t>
      </w:r>
      <w:proofErr w:type="spellStart"/>
      <w:r w:rsidRPr="0090615C">
        <w:rPr>
          <w:rFonts w:eastAsiaTheme="minorHAnsi"/>
          <w:lang w:val="en-US"/>
        </w:rPr>
        <w:t>Chapelsky</w:t>
      </w:r>
      <w:proofErr w:type="spellEnd"/>
      <w:r w:rsidRPr="0090615C">
        <w:rPr>
          <w:rFonts w:eastAsiaTheme="minorHAnsi"/>
          <w:lang w:val="en-US"/>
        </w:rPr>
        <w:t xml:space="preserve">, A. J. and </w:t>
      </w:r>
      <w:proofErr w:type="spellStart"/>
      <w:r w:rsidRPr="0090615C">
        <w:rPr>
          <w:rFonts w:eastAsiaTheme="minorHAnsi"/>
          <w:lang w:val="en-US"/>
        </w:rPr>
        <w:t>Cott</w:t>
      </w:r>
      <w:proofErr w:type="spellEnd"/>
      <w:r w:rsidRPr="0090615C">
        <w:rPr>
          <w:rFonts w:eastAsiaTheme="minorHAnsi"/>
          <w:lang w:val="en-US"/>
        </w:rPr>
        <w:t xml:space="preserve">, P. A. 2023. Seasonal variation in activity and nearshore habitat use of Lake Trout in a subarctic lake. - Mov </w:t>
      </w:r>
      <w:proofErr w:type="spellStart"/>
      <w:r w:rsidRPr="0090615C">
        <w:rPr>
          <w:rFonts w:eastAsiaTheme="minorHAnsi"/>
          <w:lang w:val="en-US"/>
        </w:rPr>
        <w:t>Ecol</w:t>
      </w:r>
      <w:proofErr w:type="spellEnd"/>
      <w:r w:rsidRPr="0090615C">
        <w:rPr>
          <w:rFonts w:eastAsiaTheme="minorHAnsi"/>
          <w:lang w:val="en-US"/>
        </w:rPr>
        <w:t xml:space="preserve"> 11: 54.</w:t>
      </w:r>
    </w:p>
    <w:p w14:paraId="0DF5EB57" w14:textId="77777777" w:rsidR="0090615C" w:rsidRPr="0090615C" w:rsidRDefault="0090615C" w:rsidP="0090615C">
      <w:pPr>
        <w:pStyle w:val="Bibliography"/>
        <w:rPr>
          <w:rFonts w:eastAsiaTheme="minorHAnsi"/>
          <w:lang w:val="en-US"/>
        </w:rPr>
      </w:pPr>
      <w:r w:rsidRPr="0090615C">
        <w:rPr>
          <w:rFonts w:eastAsiaTheme="minorHAnsi"/>
          <w:lang w:val="en-US"/>
        </w:rPr>
        <w:t xml:space="preserve">Bloomfield, E. J., </w:t>
      </w:r>
      <w:proofErr w:type="spellStart"/>
      <w:r w:rsidRPr="0090615C">
        <w:rPr>
          <w:rFonts w:eastAsiaTheme="minorHAnsi"/>
          <w:lang w:val="en-US"/>
        </w:rPr>
        <w:t>Guzzo</w:t>
      </w:r>
      <w:proofErr w:type="spellEnd"/>
      <w:r w:rsidRPr="0090615C">
        <w:rPr>
          <w:rFonts w:eastAsiaTheme="minorHAnsi"/>
          <w:lang w:val="en-US"/>
        </w:rPr>
        <w:t xml:space="preserve">, M. M., </w:t>
      </w:r>
      <w:proofErr w:type="spellStart"/>
      <w:r w:rsidRPr="0090615C">
        <w:rPr>
          <w:rFonts w:eastAsiaTheme="minorHAnsi"/>
          <w:lang w:val="en-US"/>
        </w:rPr>
        <w:t>Middel</w:t>
      </w:r>
      <w:proofErr w:type="spellEnd"/>
      <w:r w:rsidRPr="0090615C">
        <w:rPr>
          <w:rFonts w:eastAsiaTheme="minorHAnsi"/>
          <w:lang w:val="en-US"/>
        </w:rPr>
        <w:t xml:space="preserve">, T. A., Ridgway, M. S. and McMeans, B. C. 2022. Seasonality can affect ecological interactions between fishes of different thermal guilds. - Front. Ecol. </w:t>
      </w:r>
      <w:proofErr w:type="spellStart"/>
      <w:r w:rsidRPr="0090615C">
        <w:rPr>
          <w:rFonts w:eastAsiaTheme="minorHAnsi"/>
          <w:lang w:val="en-US"/>
        </w:rPr>
        <w:t>Evol</w:t>
      </w:r>
      <w:proofErr w:type="spellEnd"/>
      <w:r w:rsidRPr="0090615C">
        <w:rPr>
          <w:rFonts w:eastAsiaTheme="minorHAnsi"/>
          <w:lang w:val="en-US"/>
        </w:rPr>
        <w:t>. in press.</w:t>
      </w:r>
    </w:p>
    <w:p w14:paraId="2E522812" w14:textId="77777777" w:rsidR="0090615C" w:rsidRPr="0090615C" w:rsidRDefault="0090615C" w:rsidP="0090615C">
      <w:pPr>
        <w:pStyle w:val="Bibliography"/>
        <w:rPr>
          <w:rFonts w:eastAsiaTheme="minorHAnsi"/>
          <w:lang w:val="en-US"/>
        </w:rPr>
      </w:pPr>
      <w:proofErr w:type="spellStart"/>
      <w:r w:rsidRPr="0090615C">
        <w:rPr>
          <w:rFonts w:eastAsiaTheme="minorHAnsi"/>
          <w:lang w:val="en-US"/>
        </w:rPr>
        <w:t>Brönmark</w:t>
      </w:r>
      <w:proofErr w:type="spellEnd"/>
      <w:r w:rsidRPr="0090615C">
        <w:rPr>
          <w:rFonts w:eastAsiaTheme="minorHAnsi"/>
          <w:lang w:val="en-US"/>
        </w:rPr>
        <w:t xml:space="preserve">, C., </w:t>
      </w:r>
      <w:proofErr w:type="spellStart"/>
      <w:r w:rsidRPr="0090615C">
        <w:rPr>
          <w:rFonts w:eastAsiaTheme="minorHAnsi"/>
          <w:lang w:val="en-US"/>
        </w:rPr>
        <w:t>Skov</w:t>
      </w:r>
      <w:proofErr w:type="spellEnd"/>
      <w:r w:rsidRPr="0090615C">
        <w:rPr>
          <w:rFonts w:eastAsiaTheme="minorHAnsi"/>
          <w:lang w:val="en-US"/>
        </w:rPr>
        <w:t xml:space="preserve">, C., </w:t>
      </w:r>
      <w:proofErr w:type="spellStart"/>
      <w:r w:rsidRPr="0090615C">
        <w:rPr>
          <w:rFonts w:eastAsiaTheme="minorHAnsi"/>
          <w:lang w:val="en-US"/>
        </w:rPr>
        <w:t>Brodersen</w:t>
      </w:r>
      <w:proofErr w:type="spellEnd"/>
      <w:r w:rsidRPr="0090615C">
        <w:rPr>
          <w:rFonts w:eastAsiaTheme="minorHAnsi"/>
          <w:lang w:val="en-US"/>
        </w:rPr>
        <w:t xml:space="preserve">, J., Nilsson, P. A. and Hansson, L.-A. 2008. Seasonal Migration Determined by a Trade-Off between Predator Avoidance and Growth (M Somers, Ed.). - </w:t>
      </w:r>
      <w:proofErr w:type="spellStart"/>
      <w:r w:rsidRPr="0090615C">
        <w:rPr>
          <w:rFonts w:eastAsiaTheme="minorHAnsi"/>
          <w:lang w:val="en-US"/>
        </w:rPr>
        <w:t>PLoS</w:t>
      </w:r>
      <w:proofErr w:type="spellEnd"/>
      <w:r w:rsidRPr="0090615C">
        <w:rPr>
          <w:rFonts w:eastAsiaTheme="minorHAnsi"/>
          <w:lang w:val="en-US"/>
        </w:rPr>
        <w:t xml:space="preserve"> ONE 3: e1957.</w:t>
      </w:r>
    </w:p>
    <w:p w14:paraId="20D80E9C" w14:textId="77777777" w:rsidR="0090615C" w:rsidRPr="0090615C" w:rsidRDefault="0090615C" w:rsidP="0090615C">
      <w:pPr>
        <w:pStyle w:val="Bibliography"/>
        <w:rPr>
          <w:rFonts w:eastAsiaTheme="minorHAnsi"/>
          <w:lang w:val="en-US"/>
        </w:rPr>
      </w:pPr>
      <w:proofErr w:type="spellStart"/>
      <w:r w:rsidRPr="0090615C">
        <w:rPr>
          <w:rFonts w:eastAsiaTheme="minorHAnsi"/>
          <w:lang w:val="en-US"/>
        </w:rPr>
        <w:t>Busst</w:t>
      </w:r>
      <w:proofErr w:type="spellEnd"/>
      <w:r w:rsidRPr="0090615C">
        <w:rPr>
          <w:rFonts w:eastAsiaTheme="minorHAnsi"/>
          <w:lang w:val="en-US"/>
        </w:rPr>
        <w:t xml:space="preserve">, G. M. A. and Britton, J. R. 2018. Tissue-specific turnover rates of the nitrogen stable isotope as functions of time and growth in a cyprinid fish. - </w:t>
      </w:r>
      <w:proofErr w:type="spellStart"/>
      <w:r w:rsidRPr="0090615C">
        <w:rPr>
          <w:rFonts w:eastAsiaTheme="minorHAnsi"/>
          <w:lang w:val="en-US"/>
        </w:rPr>
        <w:t>Hydrobiologia</w:t>
      </w:r>
      <w:proofErr w:type="spellEnd"/>
      <w:r w:rsidRPr="0090615C">
        <w:rPr>
          <w:rFonts w:eastAsiaTheme="minorHAnsi"/>
          <w:lang w:val="en-US"/>
        </w:rPr>
        <w:t xml:space="preserve"> 805: 49–60.</w:t>
      </w:r>
    </w:p>
    <w:p w14:paraId="1BB548DF" w14:textId="77777777" w:rsidR="0090615C" w:rsidRPr="0090615C" w:rsidRDefault="0090615C" w:rsidP="0090615C">
      <w:pPr>
        <w:pStyle w:val="Bibliography"/>
        <w:rPr>
          <w:rFonts w:eastAsiaTheme="minorHAnsi"/>
          <w:lang w:val="en-US"/>
        </w:rPr>
      </w:pPr>
      <w:proofErr w:type="spellStart"/>
      <w:r w:rsidRPr="0090615C">
        <w:rPr>
          <w:rFonts w:eastAsiaTheme="minorHAnsi"/>
          <w:lang w:val="en-US"/>
        </w:rPr>
        <w:t>Challice</w:t>
      </w:r>
      <w:proofErr w:type="spellEnd"/>
      <w:r w:rsidRPr="0090615C">
        <w:rPr>
          <w:rFonts w:eastAsiaTheme="minorHAnsi"/>
          <w:lang w:val="en-US"/>
        </w:rPr>
        <w:t>, A. R., Milne, S. W. and Ridgway, M. S. 2019. Does habitat occupancy by lake trout and lake whitefish in large lakes match published thermal habitat envelopes? - Ecology of Freshwater Fish 28: 611–623.</w:t>
      </w:r>
    </w:p>
    <w:p w14:paraId="14B95075" w14:textId="77777777" w:rsidR="0090615C" w:rsidRPr="0090615C" w:rsidRDefault="0090615C" w:rsidP="0090615C">
      <w:pPr>
        <w:pStyle w:val="Bibliography"/>
        <w:rPr>
          <w:rFonts w:eastAsiaTheme="minorHAnsi"/>
          <w:lang w:val="en-US"/>
        </w:rPr>
      </w:pPr>
      <w:r w:rsidRPr="0090615C">
        <w:rPr>
          <w:rFonts w:eastAsiaTheme="minorHAnsi"/>
          <w:lang w:val="en-US"/>
        </w:rPr>
        <w:t>Childress, E. S. and McIntyre, P. B. 2015. Multiple nutrient subsidy pathways from a spawning migration of iteroparous fish. - Freshwater Biology 60: 490–499.</w:t>
      </w:r>
    </w:p>
    <w:p w14:paraId="245049E2" w14:textId="77777777" w:rsidR="0090615C" w:rsidRPr="0090615C" w:rsidRDefault="0090615C" w:rsidP="0090615C">
      <w:pPr>
        <w:pStyle w:val="Bibliography"/>
        <w:rPr>
          <w:rFonts w:eastAsiaTheme="minorHAnsi"/>
          <w:lang w:val="en-US"/>
        </w:rPr>
      </w:pPr>
      <w:proofErr w:type="spellStart"/>
      <w:r w:rsidRPr="0090615C">
        <w:rPr>
          <w:rFonts w:eastAsiaTheme="minorHAnsi"/>
          <w:lang w:val="en-US"/>
        </w:rPr>
        <w:t>Consiglio</w:t>
      </w:r>
      <w:proofErr w:type="spellEnd"/>
      <w:r w:rsidRPr="0090615C">
        <w:rPr>
          <w:rFonts w:eastAsiaTheme="minorHAnsi"/>
          <w:lang w:val="en-US"/>
        </w:rPr>
        <w:t xml:space="preserve">, J., Knight, T. and McCrum, A. 2024. Recovery Strategy for the </w:t>
      </w:r>
      <w:proofErr w:type="spellStart"/>
      <w:r w:rsidRPr="0090615C">
        <w:rPr>
          <w:rFonts w:eastAsiaTheme="minorHAnsi"/>
          <w:lang w:val="en-US"/>
        </w:rPr>
        <w:t>LakeWhitefish</w:t>
      </w:r>
      <w:proofErr w:type="spellEnd"/>
      <w:r w:rsidRPr="0090615C">
        <w:rPr>
          <w:rFonts w:eastAsiaTheme="minorHAnsi"/>
          <w:lang w:val="en-US"/>
        </w:rPr>
        <w:t xml:space="preserve"> (Coregonus </w:t>
      </w:r>
      <w:proofErr w:type="spellStart"/>
      <w:r w:rsidRPr="0090615C">
        <w:rPr>
          <w:rFonts w:eastAsiaTheme="minorHAnsi"/>
          <w:lang w:val="en-US"/>
        </w:rPr>
        <w:t>clupeaformis</w:t>
      </w:r>
      <w:proofErr w:type="spellEnd"/>
      <w:r w:rsidRPr="0090615C">
        <w:rPr>
          <w:rFonts w:eastAsiaTheme="minorHAnsi"/>
          <w:lang w:val="en-US"/>
        </w:rPr>
        <w:t>) – Opeongo Lake large- and small-</w:t>
      </w:r>
      <w:proofErr w:type="spellStart"/>
      <w:r w:rsidRPr="0090615C">
        <w:rPr>
          <w:rFonts w:eastAsiaTheme="minorHAnsi"/>
          <w:lang w:val="en-US"/>
        </w:rPr>
        <w:t>bodiedpopulations</w:t>
      </w:r>
      <w:proofErr w:type="spellEnd"/>
      <w:r w:rsidRPr="0090615C">
        <w:rPr>
          <w:rFonts w:eastAsiaTheme="minorHAnsi"/>
          <w:lang w:val="en-US"/>
        </w:rPr>
        <w:t xml:space="preserve"> in Ontario. - Ontario Recovery Strategy Series. in press.</w:t>
      </w:r>
    </w:p>
    <w:p w14:paraId="372F317A" w14:textId="77777777" w:rsidR="0090615C" w:rsidRPr="0090615C" w:rsidRDefault="0090615C" w:rsidP="0090615C">
      <w:pPr>
        <w:pStyle w:val="Bibliography"/>
        <w:rPr>
          <w:rFonts w:eastAsiaTheme="minorHAnsi"/>
          <w:lang w:val="en-US"/>
        </w:rPr>
      </w:pPr>
      <w:proofErr w:type="spellStart"/>
      <w:r w:rsidRPr="0090615C">
        <w:rPr>
          <w:rFonts w:eastAsiaTheme="minorHAnsi"/>
          <w:lang w:val="en-US"/>
        </w:rPr>
        <w:lastRenderedPageBreak/>
        <w:t>Dolinsek</w:t>
      </w:r>
      <w:proofErr w:type="spellEnd"/>
      <w:r w:rsidRPr="0090615C">
        <w:rPr>
          <w:rFonts w:eastAsiaTheme="minorHAnsi"/>
          <w:lang w:val="en-US"/>
        </w:rPr>
        <w:t xml:space="preserve">, I. J., McLaughlin, R. L., Grant, J. W. A., O’Connor, L. M. and Pratt, T. C. 2014. Do natural history data predict the movement ecology of fishes in Lake Ontario streams? (P </w:t>
      </w:r>
      <w:proofErr w:type="spellStart"/>
      <w:r w:rsidRPr="0090615C">
        <w:rPr>
          <w:rFonts w:eastAsiaTheme="minorHAnsi"/>
          <w:lang w:val="en-US"/>
        </w:rPr>
        <w:t>Magnan</w:t>
      </w:r>
      <w:proofErr w:type="spellEnd"/>
      <w:r w:rsidRPr="0090615C">
        <w:rPr>
          <w:rFonts w:eastAsiaTheme="minorHAnsi"/>
          <w:lang w:val="en-US"/>
        </w:rPr>
        <w:t xml:space="preserve">, Ed.). - Can. J. Fish. </w:t>
      </w:r>
      <w:proofErr w:type="spellStart"/>
      <w:r w:rsidRPr="0090615C">
        <w:rPr>
          <w:rFonts w:eastAsiaTheme="minorHAnsi"/>
          <w:lang w:val="en-US"/>
        </w:rPr>
        <w:t>Aquat</w:t>
      </w:r>
      <w:proofErr w:type="spellEnd"/>
      <w:r w:rsidRPr="0090615C">
        <w:rPr>
          <w:rFonts w:eastAsiaTheme="minorHAnsi"/>
          <w:lang w:val="en-US"/>
        </w:rPr>
        <w:t>. Sci. 71: 1171–1185.</w:t>
      </w:r>
    </w:p>
    <w:p w14:paraId="2889EF03" w14:textId="77777777" w:rsidR="0090615C" w:rsidRPr="0090615C" w:rsidRDefault="0090615C" w:rsidP="0090615C">
      <w:pPr>
        <w:pStyle w:val="Bibliography"/>
        <w:rPr>
          <w:rFonts w:eastAsiaTheme="minorHAnsi"/>
          <w:lang w:val="en-US"/>
        </w:rPr>
      </w:pPr>
      <w:r w:rsidRPr="0090615C">
        <w:rPr>
          <w:rFonts w:eastAsiaTheme="minorHAnsi"/>
          <w:lang w:val="en-US"/>
        </w:rPr>
        <w:t>Dolson, R., McCann, K., Rooney, N. and Ridgway, M. 2009. Lake morphometry predicts the degree of habitat coupling by a mobile predator. - Oikos 118: 1230–1238.</w:t>
      </w:r>
    </w:p>
    <w:p w14:paraId="4EA309D3" w14:textId="77777777" w:rsidR="0090615C" w:rsidRPr="0090615C" w:rsidRDefault="0090615C" w:rsidP="0090615C">
      <w:pPr>
        <w:pStyle w:val="Bibliography"/>
        <w:rPr>
          <w:rFonts w:eastAsiaTheme="minorHAnsi"/>
          <w:lang w:val="en-US"/>
        </w:rPr>
      </w:pPr>
      <w:r w:rsidRPr="0090615C">
        <w:rPr>
          <w:rFonts w:eastAsiaTheme="minorHAnsi"/>
          <w:lang w:val="en-US"/>
        </w:rPr>
        <w:t>Fry, B. G. 2008. Stable isotope ecology. - Springer.</w:t>
      </w:r>
    </w:p>
    <w:p w14:paraId="5FBCC548" w14:textId="77777777" w:rsidR="0090615C" w:rsidRPr="0090615C" w:rsidRDefault="0090615C" w:rsidP="0090615C">
      <w:pPr>
        <w:pStyle w:val="Bibliography"/>
        <w:rPr>
          <w:rFonts w:eastAsiaTheme="minorHAnsi"/>
          <w:lang w:val="en-US"/>
        </w:rPr>
      </w:pPr>
      <w:r w:rsidRPr="0090615C">
        <w:rPr>
          <w:rFonts w:eastAsiaTheme="minorHAnsi"/>
          <w:lang w:val="en-US"/>
        </w:rPr>
        <w:t xml:space="preserve">Gaeta, J. W., </w:t>
      </w:r>
      <w:proofErr w:type="spellStart"/>
      <w:r w:rsidRPr="0090615C">
        <w:rPr>
          <w:rFonts w:eastAsiaTheme="minorHAnsi"/>
          <w:lang w:val="en-US"/>
        </w:rPr>
        <w:t>Ahrenstorff</w:t>
      </w:r>
      <w:proofErr w:type="spellEnd"/>
      <w:r w:rsidRPr="0090615C">
        <w:rPr>
          <w:rFonts w:eastAsiaTheme="minorHAnsi"/>
          <w:lang w:val="en-US"/>
        </w:rPr>
        <w:t xml:space="preserve">, T. D., Diana, J. S., Fetzer, W. W., Jones, T. S., Lawson, Z. J., McInerny, M. C., Jr, V. J. S. and </w:t>
      </w:r>
      <w:proofErr w:type="spellStart"/>
      <w:r w:rsidRPr="0090615C">
        <w:rPr>
          <w:rFonts w:eastAsiaTheme="minorHAnsi"/>
          <w:lang w:val="en-US"/>
        </w:rPr>
        <w:t>Zanden</w:t>
      </w:r>
      <w:proofErr w:type="spellEnd"/>
      <w:r w:rsidRPr="0090615C">
        <w:rPr>
          <w:rFonts w:eastAsiaTheme="minorHAnsi"/>
          <w:lang w:val="en-US"/>
        </w:rPr>
        <w:t>, M. J. V. 2018. Go big or … don’t? A field-based diet evaluation of freshwater piscivore and prey fish size relationships. - PLOS ONE 13: e0194092.</w:t>
      </w:r>
    </w:p>
    <w:p w14:paraId="67E94EFE" w14:textId="77777777" w:rsidR="0090615C" w:rsidRPr="0090615C" w:rsidRDefault="0090615C" w:rsidP="0090615C">
      <w:pPr>
        <w:pStyle w:val="Bibliography"/>
        <w:rPr>
          <w:rFonts w:eastAsiaTheme="minorHAnsi"/>
          <w:lang w:val="en-US"/>
        </w:rPr>
      </w:pPr>
      <w:r w:rsidRPr="0090615C">
        <w:rPr>
          <w:rFonts w:eastAsiaTheme="minorHAnsi"/>
          <w:lang w:val="en-US"/>
        </w:rPr>
        <w:t xml:space="preserve">Gutgesell, M. K., McCann, K. S., Gellner, G., </w:t>
      </w:r>
      <w:proofErr w:type="spellStart"/>
      <w:r w:rsidRPr="0090615C">
        <w:rPr>
          <w:rFonts w:eastAsiaTheme="minorHAnsi"/>
          <w:lang w:val="en-US"/>
        </w:rPr>
        <w:t>Cazelles</w:t>
      </w:r>
      <w:proofErr w:type="spellEnd"/>
      <w:r w:rsidRPr="0090615C">
        <w:rPr>
          <w:rFonts w:eastAsiaTheme="minorHAnsi"/>
          <w:lang w:val="en-US"/>
        </w:rPr>
        <w:t>, K., Greyson-</w:t>
      </w:r>
      <w:proofErr w:type="spellStart"/>
      <w:r w:rsidRPr="0090615C">
        <w:rPr>
          <w:rFonts w:eastAsiaTheme="minorHAnsi"/>
          <w:lang w:val="en-US"/>
        </w:rPr>
        <w:t>Gaito</w:t>
      </w:r>
      <w:proofErr w:type="spellEnd"/>
      <w:r w:rsidRPr="0090615C">
        <w:rPr>
          <w:rFonts w:eastAsiaTheme="minorHAnsi"/>
          <w:lang w:val="en-US"/>
        </w:rPr>
        <w:t xml:space="preserve">, C. J., </w:t>
      </w:r>
      <w:proofErr w:type="spellStart"/>
      <w:r w:rsidRPr="0090615C">
        <w:rPr>
          <w:rFonts w:eastAsiaTheme="minorHAnsi"/>
          <w:lang w:val="en-US"/>
        </w:rPr>
        <w:t>Bieg</w:t>
      </w:r>
      <w:proofErr w:type="spellEnd"/>
      <w:r w:rsidRPr="0090615C">
        <w:rPr>
          <w:rFonts w:eastAsiaTheme="minorHAnsi"/>
          <w:lang w:val="en-US"/>
        </w:rPr>
        <w:t xml:space="preserve">, C., </w:t>
      </w:r>
      <w:proofErr w:type="spellStart"/>
      <w:r w:rsidRPr="0090615C">
        <w:rPr>
          <w:rFonts w:eastAsiaTheme="minorHAnsi"/>
          <w:lang w:val="en-US"/>
        </w:rPr>
        <w:t>Guzzo</w:t>
      </w:r>
      <w:proofErr w:type="spellEnd"/>
      <w:r w:rsidRPr="0090615C">
        <w:rPr>
          <w:rFonts w:eastAsiaTheme="minorHAnsi"/>
          <w:lang w:val="en-US"/>
        </w:rPr>
        <w:t xml:space="preserve">, M. M., Warne, C. P. K., Ward, C. A., O’Connor, R. F., Scott, A. M., Graham, B. C., Champagne, E. J. and McMeans, B. C. 2022. On the Dynamic Nature of </w:t>
      </w:r>
      <w:proofErr w:type="spellStart"/>
      <w:r w:rsidRPr="0090615C">
        <w:rPr>
          <w:rFonts w:eastAsiaTheme="minorHAnsi"/>
          <w:lang w:val="en-US"/>
        </w:rPr>
        <w:t>Omnivory</w:t>
      </w:r>
      <w:proofErr w:type="spellEnd"/>
      <w:r w:rsidRPr="0090615C">
        <w:rPr>
          <w:rFonts w:eastAsiaTheme="minorHAnsi"/>
          <w:lang w:val="en-US"/>
        </w:rPr>
        <w:t xml:space="preserve"> in a Changing World. - </w:t>
      </w:r>
      <w:proofErr w:type="spellStart"/>
      <w:r w:rsidRPr="0090615C">
        <w:rPr>
          <w:rFonts w:eastAsiaTheme="minorHAnsi"/>
          <w:lang w:val="en-US"/>
        </w:rPr>
        <w:t>BioScience</w:t>
      </w:r>
      <w:proofErr w:type="spellEnd"/>
      <w:r w:rsidRPr="0090615C">
        <w:rPr>
          <w:rFonts w:eastAsiaTheme="minorHAnsi"/>
          <w:lang w:val="en-US"/>
        </w:rPr>
        <w:t xml:space="preserve"> 72: 416–430.</w:t>
      </w:r>
    </w:p>
    <w:p w14:paraId="7C885F6E" w14:textId="77777777" w:rsidR="0090615C" w:rsidRPr="0090615C" w:rsidRDefault="0090615C" w:rsidP="0090615C">
      <w:pPr>
        <w:pStyle w:val="Bibliography"/>
        <w:rPr>
          <w:rFonts w:eastAsiaTheme="minorHAnsi"/>
          <w:lang w:val="en-US"/>
        </w:rPr>
      </w:pPr>
      <w:r w:rsidRPr="0090615C">
        <w:rPr>
          <w:rFonts w:eastAsiaTheme="minorHAnsi"/>
          <w:lang w:val="en-US"/>
        </w:rPr>
        <w:t>Gutgesell, M. K., Bellmore, J. R., Sill, L. A., Cunningham, R., R. Harley, J. and Huntington, H. P. 2025. Wild food portfolios: Access to diverse foods stabilizes harvest in wild food systems. - Proc. Natl. Acad. Sci. U.S.A. 122: e2525571122.</w:t>
      </w:r>
    </w:p>
    <w:p w14:paraId="16C1F427" w14:textId="77777777" w:rsidR="0090615C" w:rsidRPr="0090615C" w:rsidRDefault="0090615C" w:rsidP="0090615C">
      <w:pPr>
        <w:pStyle w:val="Bibliography"/>
        <w:rPr>
          <w:rFonts w:eastAsiaTheme="minorHAnsi"/>
          <w:lang w:val="en-US"/>
        </w:rPr>
      </w:pPr>
      <w:proofErr w:type="spellStart"/>
      <w:r w:rsidRPr="0090615C">
        <w:rPr>
          <w:rFonts w:eastAsiaTheme="minorHAnsi"/>
          <w:lang w:val="en-US"/>
        </w:rPr>
        <w:t>Hahlbeck</w:t>
      </w:r>
      <w:proofErr w:type="spellEnd"/>
      <w:r w:rsidRPr="0090615C">
        <w:rPr>
          <w:rFonts w:eastAsiaTheme="minorHAnsi"/>
          <w:lang w:val="en-US"/>
        </w:rPr>
        <w:t xml:space="preserve">, N., </w:t>
      </w:r>
      <w:proofErr w:type="spellStart"/>
      <w:r w:rsidRPr="0090615C">
        <w:rPr>
          <w:rFonts w:eastAsiaTheme="minorHAnsi"/>
          <w:lang w:val="en-US"/>
        </w:rPr>
        <w:t>Tinniswood</w:t>
      </w:r>
      <w:proofErr w:type="spellEnd"/>
      <w:r w:rsidRPr="0090615C">
        <w:rPr>
          <w:rFonts w:eastAsiaTheme="minorHAnsi"/>
          <w:lang w:val="en-US"/>
        </w:rPr>
        <w:t xml:space="preserve">, W. R., </w:t>
      </w:r>
      <w:proofErr w:type="spellStart"/>
      <w:r w:rsidRPr="0090615C">
        <w:rPr>
          <w:rFonts w:eastAsiaTheme="minorHAnsi"/>
          <w:lang w:val="en-US"/>
        </w:rPr>
        <w:t>Sloat</w:t>
      </w:r>
      <w:proofErr w:type="spellEnd"/>
      <w:r w:rsidRPr="0090615C">
        <w:rPr>
          <w:rFonts w:eastAsiaTheme="minorHAnsi"/>
          <w:lang w:val="en-US"/>
        </w:rPr>
        <w:t xml:space="preserve">, M. R., Ortega, J. D., Wyatt, M. A., Hereford, M. E., Ramirez, B. S., Crook, D. A., </w:t>
      </w:r>
      <w:proofErr w:type="spellStart"/>
      <w:r w:rsidRPr="0090615C">
        <w:rPr>
          <w:rFonts w:eastAsiaTheme="minorHAnsi"/>
          <w:lang w:val="en-US"/>
        </w:rPr>
        <w:t>Anlauf</w:t>
      </w:r>
      <w:proofErr w:type="spellEnd"/>
      <w:r w:rsidRPr="0090615C">
        <w:rPr>
          <w:rFonts w:eastAsiaTheme="minorHAnsi"/>
          <w:lang w:val="en-US"/>
        </w:rPr>
        <w:t>‐Dunn, K. J. and Armstrong, J. B. 2022. Contribution of warm habitat to cold‐water fisheries. - Conservation Biology 36: e13857.</w:t>
      </w:r>
    </w:p>
    <w:p w14:paraId="29C032F1" w14:textId="77777777" w:rsidR="0090615C" w:rsidRPr="0090615C" w:rsidRDefault="0090615C" w:rsidP="0090615C">
      <w:pPr>
        <w:pStyle w:val="Bibliography"/>
        <w:rPr>
          <w:rFonts w:eastAsiaTheme="minorHAnsi"/>
          <w:lang w:val="en-US"/>
        </w:rPr>
      </w:pPr>
      <w:r w:rsidRPr="0090615C">
        <w:rPr>
          <w:rFonts w:eastAsiaTheme="minorHAnsi"/>
          <w:lang w:val="en-US"/>
        </w:rPr>
        <w:t xml:space="preserve">He, X. and </w:t>
      </w:r>
      <w:proofErr w:type="spellStart"/>
      <w:r w:rsidRPr="0090615C">
        <w:rPr>
          <w:rFonts w:eastAsiaTheme="minorHAnsi"/>
          <w:lang w:val="en-US"/>
        </w:rPr>
        <w:t>Kitchell</w:t>
      </w:r>
      <w:proofErr w:type="spellEnd"/>
      <w:r w:rsidRPr="0090615C">
        <w:rPr>
          <w:rFonts w:eastAsiaTheme="minorHAnsi"/>
          <w:lang w:val="en-US"/>
        </w:rPr>
        <w:t>, J. F. 1990. Direct and Indirect Effects of Predation on a Fish Community: A Whole-Lake Experiment. - Transactions of the American Fisheries Society 119: 825–835.</w:t>
      </w:r>
    </w:p>
    <w:p w14:paraId="4D6F18EC" w14:textId="77777777" w:rsidR="0090615C" w:rsidRPr="0090615C" w:rsidRDefault="0090615C" w:rsidP="0090615C">
      <w:pPr>
        <w:pStyle w:val="Bibliography"/>
        <w:rPr>
          <w:rFonts w:eastAsiaTheme="minorHAnsi"/>
          <w:lang w:val="en-US"/>
        </w:rPr>
      </w:pPr>
      <w:r w:rsidRPr="0090615C">
        <w:rPr>
          <w:rFonts w:eastAsiaTheme="minorHAnsi"/>
          <w:lang w:val="en-US"/>
        </w:rPr>
        <w:t xml:space="preserve">Keva, O., Cobain, M. R. D., </w:t>
      </w:r>
      <w:proofErr w:type="spellStart"/>
      <w:r w:rsidRPr="0090615C">
        <w:rPr>
          <w:rFonts w:eastAsiaTheme="minorHAnsi"/>
          <w:lang w:val="en-US"/>
        </w:rPr>
        <w:t>Eloranta</w:t>
      </w:r>
      <w:proofErr w:type="spellEnd"/>
      <w:r w:rsidRPr="0090615C">
        <w:rPr>
          <w:rFonts w:eastAsiaTheme="minorHAnsi"/>
          <w:lang w:val="en-US"/>
        </w:rPr>
        <w:t xml:space="preserve">, A. P., </w:t>
      </w:r>
      <w:proofErr w:type="spellStart"/>
      <w:r w:rsidRPr="0090615C">
        <w:rPr>
          <w:rFonts w:eastAsiaTheme="minorHAnsi"/>
          <w:lang w:val="en-US"/>
        </w:rPr>
        <w:t>Hämäläinen</w:t>
      </w:r>
      <w:proofErr w:type="spellEnd"/>
      <w:r w:rsidRPr="0090615C">
        <w:rPr>
          <w:rFonts w:eastAsiaTheme="minorHAnsi"/>
          <w:lang w:val="en-US"/>
        </w:rPr>
        <w:t xml:space="preserve">, H., </w:t>
      </w:r>
      <w:proofErr w:type="spellStart"/>
      <w:r w:rsidRPr="0090615C">
        <w:rPr>
          <w:rFonts w:eastAsiaTheme="minorHAnsi"/>
          <w:lang w:val="en-US"/>
        </w:rPr>
        <w:t>Kiljunen</w:t>
      </w:r>
      <w:proofErr w:type="spellEnd"/>
      <w:r w:rsidRPr="0090615C">
        <w:rPr>
          <w:rFonts w:eastAsiaTheme="minorHAnsi"/>
          <w:lang w:val="en-US"/>
        </w:rPr>
        <w:t xml:space="preserve">, M., </w:t>
      </w:r>
      <w:proofErr w:type="spellStart"/>
      <w:r w:rsidRPr="0090615C">
        <w:rPr>
          <w:rFonts w:eastAsiaTheme="minorHAnsi"/>
          <w:lang w:val="en-US"/>
        </w:rPr>
        <w:t>Schilder</w:t>
      </w:r>
      <w:proofErr w:type="spellEnd"/>
      <w:r w:rsidRPr="0090615C">
        <w:rPr>
          <w:rFonts w:eastAsiaTheme="minorHAnsi"/>
          <w:lang w:val="en-US"/>
        </w:rPr>
        <w:t xml:space="preserve">, J. and Jones, R. I. 2025. The role of land use in terrestrial support of boreal lake food webs. - Nat </w:t>
      </w:r>
      <w:proofErr w:type="spellStart"/>
      <w:r w:rsidRPr="0090615C">
        <w:rPr>
          <w:rFonts w:eastAsiaTheme="minorHAnsi"/>
          <w:lang w:val="en-US"/>
        </w:rPr>
        <w:t>Commun</w:t>
      </w:r>
      <w:proofErr w:type="spellEnd"/>
      <w:r w:rsidRPr="0090615C">
        <w:rPr>
          <w:rFonts w:eastAsiaTheme="minorHAnsi"/>
          <w:lang w:val="en-US"/>
        </w:rPr>
        <w:t xml:space="preserve"> 16: 3572.</w:t>
      </w:r>
    </w:p>
    <w:p w14:paraId="3A1BF99D" w14:textId="77777777" w:rsidR="0090615C" w:rsidRPr="0090615C" w:rsidRDefault="0090615C" w:rsidP="0090615C">
      <w:pPr>
        <w:pStyle w:val="Bibliography"/>
        <w:rPr>
          <w:rFonts w:eastAsiaTheme="minorHAnsi"/>
          <w:lang w:val="en-US"/>
        </w:rPr>
      </w:pPr>
      <w:proofErr w:type="spellStart"/>
      <w:r w:rsidRPr="0090615C">
        <w:rPr>
          <w:rFonts w:eastAsiaTheme="minorHAnsi"/>
          <w:lang w:val="en-US"/>
        </w:rPr>
        <w:t>Kiljunen</w:t>
      </w:r>
      <w:proofErr w:type="spellEnd"/>
      <w:r w:rsidRPr="0090615C">
        <w:rPr>
          <w:rFonts w:eastAsiaTheme="minorHAnsi"/>
          <w:lang w:val="en-US"/>
        </w:rPr>
        <w:t xml:space="preserve">, M., Grey, J., </w:t>
      </w:r>
      <w:proofErr w:type="spellStart"/>
      <w:r w:rsidRPr="0090615C">
        <w:rPr>
          <w:rFonts w:eastAsiaTheme="minorHAnsi"/>
          <w:lang w:val="en-US"/>
        </w:rPr>
        <w:t>Sinisalo</w:t>
      </w:r>
      <w:proofErr w:type="spellEnd"/>
      <w:r w:rsidRPr="0090615C">
        <w:rPr>
          <w:rFonts w:eastAsiaTheme="minorHAnsi"/>
          <w:lang w:val="en-US"/>
        </w:rPr>
        <w:t xml:space="preserve">, T., Harrod, C., </w:t>
      </w:r>
      <w:proofErr w:type="spellStart"/>
      <w:r w:rsidRPr="0090615C">
        <w:rPr>
          <w:rFonts w:eastAsiaTheme="minorHAnsi"/>
          <w:lang w:val="en-US"/>
        </w:rPr>
        <w:t>Immonen</w:t>
      </w:r>
      <w:proofErr w:type="spellEnd"/>
      <w:r w:rsidRPr="0090615C">
        <w:rPr>
          <w:rFonts w:eastAsiaTheme="minorHAnsi"/>
          <w:lang w:val="en-US"/>
        </w:rPr>
        <w:t>, H. and Jones, R. I. 2006. A revised model for lipid-normalizing δ13C values from aquatic organisms, with implications for isotope mixing models. - Journal of Applied Ecology 43: 1213–1222.</w:t>
      </w:r>
    </w:p>
    <w:p w14:paraId="5E43DABE" w14:textId="77777777" w:rsidR="0090615C" w:rsidRPr="0090615C" w:rsidRDefault="0090615C" w:rsidP="0090615C">
      <w:pPr>
        <w:pStyle w:val="Bibliography"/>
        <w:rPr>
          <w:rFonts w:eastAsiaTheme="minorHAnsi"/>
          <w:lang w:val="en-US"/>
        </w:rPr>
      </w:pPr>
      <w:proofErr w:type="spellStart"/>
      <w:r w:rsidRPr="0090615C">
        <w:rPr>
          <w:rFonts w:eastAsiaTheme="minorHAnsi"/>
          <w:lang w:val="en-US"/>
        </w:rPr>
        <w:t>Klinard</w:t>
      </w:r>
      <w:proofErr w:type="spellEnd"/>
      <w:r w:rsidRPr="0090615C">
        <w:rPr>
          <w:rFonts w:eastAsiaTheme="minorHAnsi"/>
          <w:lang w:val="en-US"/>
        </w:rPr>
        <w:t xml:space="preserve">, N. V. and </w:t>
      </w:r>
      <w:proofErr w:type="spellStart"/>
      <w:r w:rsidRPr="0090615C">
        <w:rPr>
          <w:rFonts w:eastAsiaTheme="minorHAnsi"/>
          <w:lang w:val="en-US"/>
        </w:rPr>
        <w:t>Matley</w:t>
      </w:r>
      <w:proofErr w:type="spellEnd"/>
      <w:r w:rsidRPr="0090615C">
        <w:rPr>
          <w:rFonts w:eastAsiaTheme="minorHAnsi"/>
          <w:lang w:val="en-US"/>
        </w:rPr>
        <w:t>, J. K. 2020. Living until proven dead: addressing mortality in acoustic telemetry research. - Rev Fish Biol Fisheries 30: 485–499.</w:t>
      </w:r>
    </w:p>
    <w:p w14:paraId="6C2B9BA3" w14:textId="77777777" w:rsidR="0090615C" w:rsidRPr="0090615C" w:rsidRDefault="0090615C" w:rsidP="0090615C">
      <w:pPr>
        <w:pStyle w:val="Bibliography"/>
        <w:rPr>
          <w:rFonts w:eastAsiaTheme="minorHAnsi"/>
          <w:lang w:val="en-US"/>
        </w:rPr>
      </w:pPr>
      <w:r w:rsidRPr="0090615C">
        <w:rPr>
          <w:rFonts w:eastAsiaTheme="minorHAnsi"/>
          <w:lang w:val="en-US"/>
        </w:rPr>
        <w:t xml:space="preserve">Lucas, M. C., </w:t>
      </w:r>
      <w:proofErr w:type="spellStart"/>
      <w:r w:rsidRPr="0090615C">
        <w:rPr>
          <w:rFonts w:eastAsiaTheme="minorHAnsi"/>
          <w:lang w:val="en-US"/>
        </w:rPr>
        <w:t>Baras</w:t>
      </w:r>
      <w:proofErr w:type="spellEnd"/>
      <w:r w:rsidRPr="0090615C">
        <w:rPr>
          <w:rFonts w:eastAsiaTheme="minorHAnsi"/>
          <w:lang w:val="en-US"/>
        </w:rPr>
        <w:t xml:space="preserve">, E., Thom, T. J., Duncan, A. and </w:t>
      </w:r>
      <w:proofErr w:type="spellStart"/>
      <w:r w:rsidRPr="0090615C">
        <w:rPr>
          <w:rFonts w:eastAsiaTheme="minorHAnsi"/>
          <w:lang w:val="en-US"/>
        </w:rPr>
        <w:t>Slavík</w:t>
      </w:r>
      <w:proofErr w:type="spellEnd"/>
      <w:r w:rsidRPr="0090615C">
        <w:rPr>
          <w:rFonts w:eastAsiaTheme="minorHAnsi"/>
          <w:lang w:val="en-US"/>
        </w:rPr>
        <w:t>, O. 2001. Migration of freshwater fishes. in press.</w:t>
      </w:r>
    </w:p>
    <w:p w14:paraId="5FFEBCA4" w14:textId="77777777" w:rsidR="0090615C" w:rsidRPr="0090615C" w:rsidRDefault="0090615C" w:rsidP="0090615C">
      <w:pPr>
        <w:pStyle w:val="Bibliography"/>
        <w:rPr>
          <w:rFonts w:eastAsiaTheme="minorHAnsi"/>
          <w:lang w:val="en-US"/>
        </w:rPr>
      </w:pPr>
      <w:r w:rsidRPr="0090615C">
        <w:rPr>
          <w:rFonts w:eastAsiaTheme="minorHAnsi"/>
          <w:lang w:val="en-US"/>
        </w:rPr>
        <w:lastRenderedPageBreak/>
        <w:t>Magnuson, J. J., Beckel, A. L., Mills, K. and Brandt, S. B. 1985. Surviving winter hypoxia: behavioral adaptations of fishes in a northern Wisconsin winterkill lake. - Environ Biol Fish 14: 241–250.</w:t>
      </w:r>
    </w:p>
    <w:p w14:paraId="4A97C628" w14:textId="77777777" w:rsidR="0090615C" w:rsidRPr="0090615C" w:rsidRDefault="0090615C" w:rsidP="0090615C">
      <w:pPr>
        <w:pStyle w:val="Bibliography"/>
        <w:rPr>
          <w:rFonts w:eastAsiaTheme="minorHAnsi"/>
          <w:lang w:val="en-US"/>
        </w:rPr>
      </w:pPr>
      <w:r w:rsidRPr="0090615C">
        <w:rPr>
          <w:rFonts w:eastAsiaTheme="minorHAnsi"/>
          <w:lang w:val="en-US"/>
        </w:rPr>
        <w:t xml:space="preserve">Maitland, B. M., Bootsma, H. A., Bronte, C. R., Bunnell, D. B., </w:t>
      </w:r>
      <w:proofErr w:type="spellStart"/>
      <w:r w:rsidRPr="0090615C">
        <w:rPr>
          <w:rFonts w:eastAsiaTheme="minorHAnsi"/>
          <w:lang w:val="en-US"/>
        </w:rPr>
        <w:t>Feiner</w:t>
      </w:r>
      <w:proofErr w:type="spellEnd"/>
      <w:r w:rsidRPr="0090615C">
        <w:rPr>
          <w:rFonts w:eastAsiaTheme="minorHAnsi"/>
          <w:lang w:val="en-US"/>
        </w:rPr>
        <w:t xml:space="preserve">, Z. S., Fenske, K. H., Fetzer, W. W., Foley, C. J., </w:t>
      </w:r>
      <w:proofErr w:type="spellStart"/>
      <w:r w:rsidRPr="0090615C">
        <w:rPr>
          <w:rFonts w:eastAsiaTheme="minorHAnsi"/>
          <w:lang w:val="en-US"/>
        </w:rPr>
        <w:t>Gerig</w:t>
      </w:r>
      <w:proofErr w:type="spellEnd"/>
      <w:r w:rsidRPr="0090615C">
        <w:rPr>
          <w:rFonts w:eastAsiaTheme="minorHAnsi"/>
          <w:lang w:val="en-US"/>
        </w:rPr>
        <w:t xml:space="preserve">, B. S., Happel, A., </w:t>
      </w:r>
      <w:proofErr w:type="spellStart"/>
      <w:r w:rsidRPr="0090615C">
        <w:rPr>
          <w:rFonts w:eastAsiaTheme="minorHAnsi"/>
          <w:lang w:val="en-US"/>
        </w:rPr>
        <w:t>Höök</w:t>
      </w:r>
      <w:proofErr w:type="spellEnd"/>
      <w:r w:rsidRPr="0090615C">
        <w:rPr>
          <w:rFonts w:eastAsiaTheme="minorHAnsi"/>
          <w:lang w:val="en-US"/>
        </w:rPr>
        <w:t xml:space="preserve">, T. O., </w:t>
      </w:r>
      <w:proofErr w:type="spellStart"/>
      <w:r w:rsidRPr="0090615C">
        <w:rPr>
          <w:rFonts w:eastAsiaTheme="minorHAnsi"/>
          <w:lang w:val="en-US"/>
        </w:rPr>
        <w:t>Keppeler</w:t>
      </w:r>
      <w:proofErr w:type="spellEnd"/>
      <w:r w:rsidRPr="0090615C">
        <w:rPr>
          <w:rFonts w:eastAsiaTheme="minorHAnsi"/>
          <w:lang w:val="en-US"/>
        </w:rPr>
        <w:t xml:space="preserve">, F. W., </w:t>
      </w:r>
      <w:proofErr w:type="spellStart"/>
      <w:r w:rsidRPr="0090615C">
        <w:rPr>
          <w:rFonts w:eastAsiaTheme="minorHAnsi"/>
          <w:lang w:val="en-US"/>
        </w:rPr>
        <w:t>Kornis</w:t>
      </w:r>
      <w:proofErr w:type="spellEnd"/>
      <w:r w:rsidRPr="0090615C">
        <w:rPr>
          <w:rFonts w:eastAsiaTheme="minorHAnsi"/>
          <w:lang w:val="en-US"/>
        </w:rPr>
        <w:t xml:space="preserve">, M. S., </w:t>
      </w:r>
      <w:proofErr w:type="spellStart"/>
      <w:r w:rsidRPr="0090615C">
        <w:rPr>
          <w:rFonts w:eastAsiaTheme="minorHAnsi"/>
          <w:lang w:val="en-US"/>
        </w:rPr>
        <w:t>Lepak</w:t>
      </w:r>
      <w:proofErr w:type="spellEnd"/>
      <w:r w:rsidRPr="0090615C">
        <w:rPr>
          <w:rFonts w:eastAsiaTheme="minorHAnsi"/>
          <w:lang w:val="en-US"/>
        </w:rPr>
        <w:t xml:space="preserve">, R. F., McNaught, A. S., Roth, B. M., </w:t>
      </w:r>
      <w:proofErr w:type="spellStart"/>
      <w:r w:rsidRPr="0090615C">
        <w:rPr>
          <w:rFonts w:eastAsiaTheme="minorHAnsi"/>
          <w:lang w:val="en-US"/>
        </w:rPr>
        <w:t>Turschak</w:t>
      </w:r>
      <w:proofErr w:type="spellEnd"/>
      <w:r w:rsidRPr="0090615C">
        <w:rPr>
          <w:rFonts w:eastAsiaTheme="minorHAnsi"/>
          <w:lang w:val="en-US"/>
        </w:rPr>
        <w:t>, B. A., Hoffman, J. C. and Jensen, O. P. 2024. Testing food web theory in a large lake: The role of body size in habitat coupling in Lake Michigan. - Ecology 105: e4413.</w:t>
      </w:r>
    </w:p>
    <w:p w14:paraId="3B99B98F" w14:textId="77777777" w:rsidR="0090615C" w:rsidRPr="0090615C" w:rsidRDefault="0090615C" w:rsidP="0090615C">
      <w:pPr>
        <w:pStyle w:val="Bibliography"/>
        <w:rPr>
          <w:rFonts w:eastAsiaTheme="minorHAnsi"/>
          <w:lang w:val="en-US"/>
        </w:rPr>
      </w:pPr>
      <w:r w:rsidRPr="0090615C">
        <w:rPr>
          <w:rFonts w:eastAsiaTheme="minorHAnsi"/>
          <w:lang w:val="en-US"/>
        </w:rPr>
        <w:t>McCann, K. S. and Rooney, N. 2009. The more food webs change, the more they stay the same. - Phil. Trans. R. Soc. B 364: 1789–1801.</w:t>
      </w:r>
    </w:p>
    <w:p w14:paraId="1370724D" w14:textId="77777777" w:rsidR="0090615C" w:rsidRPr="0090615C" w:rsidRDefault="0090615C" w:rsidP="0090615C">
      <w:pPr>
        <w:pStyle w:val="Bibliography"/>
        <w:rPr>
          <w:rFonts w:eastAsiaTheme="minorHAnsi"/>
          <w:lang w:val="en-US"/>
        </w:rPr>
      </w:pPr>
      <w:r w:rsidRPr="0090615C">
        <w:rPr>
          <w:rFonts w:eastAsiaTheme="minorHAnsi"/>
          <w:lang w:val="en-US"/>
        </w:rPr>
        <w:t xml:space="preserve">McCann, K. S., Rasmussen, J. B. and </w:t>
      </w:r>
      <w:proofErr w:type="spellStart"/>
      <w:r w:rsidRPr="0090615C">
        <w:rPr>
          <w:rFonts w:eastAsiaTheme="minorHAnsi"/>
          <w:lang w:val="en-US"/>
        </w:rPr>
        <w:t>Umbanhowar</w:t>
      </w:r>
      <w:proofErr w:type="spellEnd"/>
      <w:r w:rsidRPr="0090615C">
        <w:rPr>
          <w:rFonts w:eastAsiaTheme="minorHAnsi"/>
          <w:lang w:val="en-US"/>
        </w:rPr>
        <w:t>, J. 2005. The dynamics of spatially coupled food webs. - Ecology Letters 8: 513–523.</w:t>
      </w:r>
    </w:p>
    <w:p w14:paraId="5BDDB529" w14:textId="77777777" w:rsidR="0090615C" w:rsidRPr="0090615C" w:rsidRDefault="0090615C" w:rsidP="0090615C">
      <w:pPr>
        <w:pStyle w:val="Bibliography"/>
        <w:rPr>
          <w:rFonts w:eastAsiaTheme="minorHAnsi"/>
          <w:lang w:val="en-US"/>
        </w:rPr>
      </w:pPr>
      <w:r w:rsidRPr="0090615C">
        <w:rPr>
          <w:rFonts w:eastAsiaTheme="minorHAnsi"/>
          <w:lang w:val="en-US"/>
        </w:rPr>
        <w:t xml:space="preserve">McMeans, B. C., McCann, K. S., Tunney, T. D., Fisk, A. T., Muir, A. M., Lester, N., </w:t>
      </w:r>
      <w:proofErr w:type="spellStart"/>
      <w:r w:rsidRPr="0090615C">
        <w:rPr>
          <w:rFonts w:eastAsiaTheme="minorHAnsi"/>
          <w:lang w:val="en-US"/>
        </w:rPr>
        <w:t>Shuter</w:t>
      </w:r>
      <w:proofErr w:type="spellEnd"/>
      <w:r w:rsidRPr="0090615C">
        <w:rPr>
          <w:rFonts w:eastAsiaTheme="minorHAnsi"/>
          <w:lang w:val="en-US"/>
        </w:rPr>
        <w:t>, B. and Rooney, N. 2016. The adaptive capacity of lake food webs: from individuals to ecosystems. - Ecological Monographs 86: 4–19.</w:t>
      </w:r>
    </w:p>
    <w:p w14:paraId="637BC0C8" w14:textId="77777777" w:rsidR="0090615C" w:rsidRPr="0090615C" w:rsidRDefault="0090615C" w:rsidP="0090615C">
      <w:pPr>
        <w:pStyle w:val="Bibliography"/>
        <w:rPr>
          <w:rFonts w:eastAsiaTheme="minorHAnsi"/>
          <w:lang w:val="en-US"/>
        </w:rPr>
      </w:pPr>
      <w:proofErr w:type="spellStart"/>
      <w:r w:rsidRPr="0090615C">
        <w:rPr>
          <w:rFonts w:eastAsiaTheme="minorHAnsi"/>
          <w:lang w:val="en-US"/>
        </w:rPr>
        <w:t>Mittelbach</w:t>
      </w:r>
      <w:proofErr w:type="spellEnd"/>
      <w:r w:rsidRPr="0090615C">
        <w:rPr>
          <w:rFonts w:eastAsiaTheme="minorHAnsi"/>
          <w:lang w:val="en-US"/>
        </w:rPr>
        <w:t xml:space="preserve">, G. G. and Persson, L. 1998. The ontogeny of </w:t>
      </w:r>
      <w:proofErr w:type="spellStart"/>
      <w:r w:rsidRPr="0090615C">
        <w:rPr>
          <w:rFonts w:eastAsiaTheme="minorHAnsi"/>
          <w:lang w:val="en-US"/>
        </w:rPr>
        <w:t>piscivory</w:t>
      </w:r>
      <w:proofErr w:type="spellEnd"/>
      <w:r w:rsidRPr="0090615C">
        <w:rPr>
          <w:rFonts w:eastAsiaTheme="minorHAnsi"/>
          <w:lang w:val="en-US"/>
        </w:rPr>
        <w:t xml:space="preserve"> and its ecological consequences. - Can. J. Fish. </w:t>
      </w:r>
      <w:proofErr w:type="spellStart"/>
      <w:r w:rsidRPr="0090615C">
        <w:rPr>
          <w:rFonts w:eastAsiaTheme="minorHAnsi"/>
          <w:lang w:val="en-US"/>
        </w:rPr>
        <w:t>Aquat</w:t>
      </w:r>
      <w:proofErr w:type="spellEnd"/>
      <w:r w:rsidRPr="0090615C">
        <w:rPr>
          <w:rFonts w:eastAsiaTheme="minorHAnsi"/>
          <w:lang w:val="en-US"/>
        </w:rPr>
        <w:t>. Sci. 55: 1454–1465.</w:t>
      </w:r>
    </w:p>
    <w:p w14:paraId="1D9F9F29" w14:textId="77777777" w:rsidR="0090615C" w:rsidRPr="0090615C" w:rsidRDefault="0090615C" w:rsidP="0090615C">
      <w:pPr>
        <w:pStyle w:val="Bibliography"/>
        <w:rPr>
          <w:rFonts w:eastAsiaTheme="minorHAnsi"/>
          <w:lang w:val="en-US"/>
        </w:rPr>
      </w:pPr>
      <w:proofErr w:type="spellStart"/>
      <w:r w:rsidRPr="0090615C">
        <w:rPr>
          <w:rFonts w:eastAsiaTheme="minorHAnsi"/>
          <w:lang w:val="en-US"/>
        </w:rPr>
        <w:t>Portt</w:t>
      </w:r>
      <w:proofErr w:type="spellEnd"/>
      <w:r w:rsidRPr="0090615C">
        <w:rPr>
          <w:rFonts w:eastAsiaTheme="minorHAnsi"/>
          <w:lang w:val="en-US"/>
        </w:rPr>
        <w:t>, C. B., Coker, G. A., Ming, D. L. and Randall, R. G. 2006. A review of fish sampling methods commonly used in Canadian freshwater habitats. in press.</w:t>
      </w:r>
    </w:p>
    <w:p w14:paraId="0FA9ADF5" w14:textId="77777777" w:rsidR="0090615C" w:rsidRPr="0090615C" w:rsidRDefault="0090615C" w:rsidP="0090615C">
      <w:pPr>
        <w:pStyle w:val="Bibliography"/>
        <w:rPr>
          <w:rFonts w:eastAsiaTheme="minorHAnsi"/>
          <w:lang w:val="en-US"/>
        </w:rPr>
      </w:pPr>
      <w:r w:rsidRPr="0090615C">
        <w:rPr>
          <w:rFonts w:eastAsiaTheme="minorHAnsi"/>
          <w:lang w:val="en-US"/>
        </w:rPr>
        <w:t>Post, D. M. 2002. Using Stable Isotopes to Estimate Trophic Position: Models, Methods, and Assumptions. - Ecology 83: 703–718.</w:t>
      </w:r>
    </w:p>
    <w:p w14:paraId="7B833D1C" w14:textId="77777777" w:rsidR="0090615C" w:rsidRPr="0090615C" w:rsidRDefault="0090615C" w:rsidP="0090615C">
      <w:pPr>
        <w:pStyle w:val="Bibliography"/>
        <w:rPr>
          <w:rFonts w:eastAsiaTheme="minorHAnsi"/>
          <w:lang w:val="en-US"/>
        </w:rPr>
      </w:pPr>
      <w:r w:rsidRPr="0090615C">
        <w:rPr>
          <w:rFonts w:eastAsiaTheme="minorHAnsi"/>
          <w:lang w:val="en-US"/>
        </w:rPr>
        <w:t xml:space="preserve">Post, D. M., Layman, C. A., Arrington, D. A., </w:t>
      </w:r>
      <w:proofErr w:type="spellStart"/>
      <w:r w:rsidRPr="0090615C">
        <w:rPr>
          <w:rFonts w:eastAsiaTheme="minorHAnsi"/>
          <w:lang w:val="en-US"/>
        </w:rPr>
        <w:t>Takimoto</w:t>
      </w:r>
      <w:proofErr w:type="spellEnd"/>
      <w:r w:rsidRPr="0090615C">
        <w:rPr>
          <w:rFonts w:eastAsiaTheme="minorHAnsi"/>
          <w:lang w:val="en-US"/>
        </w:rPr>
        <w:t xml:space="preserve">, G., </w:t>
      </w:r>
      <w:proofErr w:type="spellStart"/>
      <w:r w:rsidRPr="0090615C">
        <w:rPr>
          <w:rFonts w:eastAsiaTheme="minorHAnsi"/>
          <w:lang w:val="en-US"/>
        </w:rPr>
        <w:t>Quattrochi</w:t>
      </w:r>
      <w:proofErr w:type="spellEnd"/>
      <w:r w:rsidRPr="0090615C">
        <w:rPr>
          <w:rFonts w:eastAsiaTheme="minorHAnsi"/>
          <w:lang w:val="en-US"/>
        </w:rPr>
        <w:t xml:space="preserve">, J. and Montaña, C. G. 2007. Getting to the fat of the matter: models, </w:t>
      </w:r>
      <w:proofErr w:type="gramStart"/>
      <w:r w:rsidRPr="0090615C">
        <w:rPr>
          <w:rFonts w:eastAsiaTheme="minorHAnsi"/>
          <w:lang w:val="en-US"/>
        </w:rPr>
        <w:t>methods</w:t>
      </w:r>
      <w:proofErr w:type="gramEnd"/>
      <w:r w:rsidRPr="0090615C">
        <w:rPr>
          <w:rFonts w:eastAsiaTheme="minorHAnsi"/>
          <w:lang w:val="en-US"/>
        </w:rPr>
        <w:t xml:space="preserve"> and assumptions for dealing with lipids in stable isotope analyses. - </w:t>
      </w:r>
      <w:proofErr w:type="spellStart"/>
      <w:r w:rsidRPr="0090615C">
        <w:rPr>
          <w:rFonts w:eastAsiaTheme="minorHAnsi"/>
          <w:lang w:val="en-US"/>
        </w:rPr>
        <w:t>Oecologia</w:t>
      </w:r>
      <w:proofErr w:type="spellEnd"/>
      <w:r w:rsidRPr="0090615C">
        <w:rPr>
          <w:rFonts w:eastAsiaTheme="minorHAnsi"/>
          <w:lang w:val="en-US"/>
        </w:rPr>
        <w:t xml:space="preserve"> 152: 179–189.</w:t>
      </w:r>
    </w:p>
    <w:p w14:paraId="74CC4258" w14:textId="77777777" w:rsidR="0090615C" w:rsidRPr="0090615C" w:rsidRDefault="0090615C" w:rsidP="0090615C">
      <w:pPr>
        <w:pStyle w:val="Bibliography"/>
        <w:rPr>
          <w:rFonts w:eastAsiaTheme="minorHAnsi"/>
          <w:lang w:val="en-US"/>
        </w:rPr>
      </w:pPr>
      <w:r w:rsidRPr="0090615C">
        <w:rPr>
          <w:rFonts w:eastAsiaTheme="minorHAnsi"/>
          <w:lang w:val="en-US"/>
        </w:rPr>
        <w:t xml:space="preserve">Ridgway, M., </w:t>
      </w:r>
      <w:proofErr w:type="spellStart"/>
      <w:r w:rsidRPr="0090615C">
        <w:rPr>
          <w:rFonts w:eastAsiaTheme="minorHAnsi"/>
          <w:lang w:val="en-US"/>
        </w:rPr>
        <w:t>Middel</w:t>
      </w:r>
      <w:proofErr w:type="spellEnd"/>
      <w:r w:rsidRPr="0090615C">
        <w:rPr>
          <w:rFonts w:eastAsiaTheme="minorHAnsi"/>
          <w:lang w:val="en-US"/>
        </w:rPr>
        <w:t>, T. and Bell, A. 2017. Aquatic ecology, history, and diversity of Algonquin Provincial Park. - Information Report IR–10. 203 p. in press.</w:t>
      </w:r>
    </w:p>
    <w:p w14:paraId="5B1A2ED1" w14:textId="77777777" w:rsidR="0090615C" w:rsidRPr="0090615C" w:rsidRDefault="0090615C" w:rsidP="0090615C">
      <w:pPr>
        <w:pStyle w:val="Bibliography"/>
        <w:rPr>
          <w:rFonts w:eastAsiaTheme="minorHAnsi"/>
          <w:lang w:val="en-US"/>
        </w:rPr>
      </w:pPr>
      <w:r w:rsidRPr="0090615C">
        <w:rPr>
          <w:rFonts w:eastAsiaTheme="minorHAnsi"/>
          <w:lang w:val="en-US"/>
        </w:rPr>
        <w:t xml:space="preserve">Rodrigues, T. H., </w:t>
      </w:r>
      <w:proofErr w:type="spellStart"/>
      <w:r w:rsidRPr="0090615C">
        <w:rPr>
          <w:rFonts w:eastAsiaTheme="minorHAnsi"/>
          <w:lang w:val="en-US"/>
        </w:rPr>
        <w:t>Hrenchuk</w:t>
      </w:r>
      <w:proofErr w:type="spellEnd"/>
      <w:r w:rsidRPr="0090615C">
        <w:rPr>
          <w:rFonts w:eastAsiaTheme="minorHAnsi"/>
          <w:lang w:val="en-US"/>
        </w:rPr>
        <w:t xml:space="preserve">, L. E. and </w:t>
      </w:r>
      <w:proofErr w:type="spellStart"/>
      <w:r w:rsidRPr="0090615C">
        <w:rPr>
          <w:rFonts w:eastAsiaTheme="minorHAnsi"/>
          <w:lang w:val="en-US"/>
        </w:rPr>
        <w:t>Blanchfield</w:t>
      </w:r>
      <w:proofErr w:type="spellEnd"/>
      <w:r w:rsidRPr="0090615C">
        <w:rPr>
          <w:rFonts w:eastAsiaTheme="minorHAnsi"/>
          <w:lang w:val="en-US"/>
        </w:rPr>
        <w:t xml:space="preserve">, P. J. 2025. </w:t>
      </w:r>
      <w:proofErr w:type="gramStart"/>
      <w:r w:rsidRPr="0090615C">
        <w:rPr>
          <w:rFonts w:eastAsiaTheme="minorHAnsi"/>
          <w:lang w:val="en-US"/>
        </w:rPr>
        <w:t>Spatially-explicit</w:t>
      </w:r>
      <w:proofErr w:type="gramEnd"/>
      <w:r w:rsidRPr="0090615C">
        <w:rPr>
          <w:rFonts w:eastAsiaTheme="minorHAnsi"/>
          <w:lang w:val="en-US"/>
        </w:rPr>
        <w:t xml:space="preserve"> foraging by an apex predator linked to nearshore prey and their accessibility in lakes. - Oikos 2025: e11066.</w:t>
      </w:r>
    </w:p>
    <w:p w14:paraId="1682E3B7" w14:textId="77777777" w:rsidR="0090615C" w:rsidRPr="0090615C" w:rsidRDefault="0090615C" w:rsidP="0090615C">
      <w:pPr>
        <w:pStyle w:val="Bibliography"/>
        <w:rPr>
          <w:rFonts w:eastAsiaTheme="minorHAnsi"/>
          <w:lang w:val="en-US"/>
        </w:rPr>
      </w:pPr>
      <w:r w:rsidRPr="0090615C">
        <w:rPr>
          <w:rFonts w:eastAsiaTheme="minorHAnsi"/>
          <w:lang w:val="en-US"/>
        </w:rPr>
        <w:t xml:space="preserve">Roman, J., Abraham, A. J., </w:t>
      </w:r>
      <w:proofErr w:type="spellStart"/>
      <w:r w:rsidRPr="0090615C">
        <w:rPr>
          <w:rFonts w:eastAsiaTheme="minorHAnsi"/>
          <w:lang w:val="en-US"/>
        </w:rPr>
        <w:t>Kiszka</w:t>
      </w:r>
      <w:proofErr w:type="spellEnd"/>
      <w:r w:rsidRPr="0090615C">
        <w:rPr>
          <w:rFonts w:eastAsiaTheme="minorHAnsi"/>
          <w:lang w:val="en-US"/>
        </w:rPr>
        <w:t xml:space="preserve">, J. J., Costa, D. P., Doughty, C. E., </w:t>
      </w:r>
      <w:proofErr w:type="spellStart"/>
      <w:r w:rsidRPr="0090615C">
        <w:rPr>
          <w:rFonts w:eastAsiaTheme="minorHAnsi"/>
          <w:lang w:val="en-US"/>
        </w:rPr>
        <w:t>Friedlaender</w:t>
      </w:r>
      <w:proofErr w:type="spellEnd"/>
      <w:r w:rsidRPr="0090615C">
        <w:rPr>
          <w:rFonts w:eastAsiaTheme="minorHAnsi"/>
          <w:lang w:val="en-US"/>
        </w:rPr>
        <w:t xml:space="preserve">, A., </w:t>
      </w:r>
      <w:proofErr w:type="spellStart"/>
      <w:r w:rsidRPr="0090615C">
        <w:rPr>
          <w:rFonts w:eastAsiaTheme="minorHAnsi"/>
          <w:lang w:val="en-US"/>
        </w:rPr>
        <w:t>Hückstädt</w:t>
      </w:r>
      <w:proofErr w:type="spellEnd"/>
      <w:r w:rsidRPr="0090615C">
        <w:rPr>
          <w:rFonts w:eastAsiaTheme="minorHAnsi"/>
          <w:lang w:val="en-US"/>
        </w:rPr>
        <w:t xml:space="preserve">, L. A., </w:t>
      </w:r>
      <w:proofErr w:type="spellStart"/>
      <w:r w:rsidRPr="0090615C">
        <w:rPr>
          <w:rFonts w:eastAsiaTheme="minorHAnsi"/>
          <w:lang w:val="en-US"/>
        </w:rPr>
        <w:t>Marcondes</w:t>
      </w:r>
      <w:proofErr w:type="spellEnd"/>
      <w:r w:rsidRPr="0090615C">
        <w:rPr>
          <w:rFonts w:eastAsiaTheme="minorHAnsi"/>
          <w:lang w:val="en-US"/>
        </w:rPr>
        <w:t xml:space="preserve">, M., </w:t>
      </w:r>
      <w:proofErr w:type="spellStart"/>
      <w:r w:rsidRPr="0090615C">
        <w:rPr>
          <w:rFonts w:eastAsiaTheme="minorHAnsi"/>
          <w:lang w:val="en-US"/>
        </w:rPr>
        <w:t>Wetsel</w:t>
      </w:r>
      <w:proofErr w:type="spellEnd"/>
      <w:r w:rsidRPr="0090615C">
        <w:rPr>
          <w:rFonts w:eastAsiaTheme="minorHAnsi"/>
          <w:lang w:val="en-US"/>
        </w:rPr>
        <w:t xml:space="preserve">, E. and Pershing, A. J. 2025. Migrating baleen whales transport high-latitude nutrients to tropical and subtropical ecosystems. - Nat </w:t>
      </w:r>
      <w:proofErr w:type="spellStart"/>
      <w:r w:rsidRPr="0090615C">
        <w:rPr>
          <w:rFonts w:eastAsiaTheme="minorHAnsi"/>
          <w:lang w:val="en-US"/>
        </w:rPr>
        <w:t>Commun</w:t>
      </w:r>
      <w:proofErr w:type="spellEnd"/>
      <w:r w:rsidRPr="0090615C">
        <w:rPr>
          <w:rFonts w:eastAsiaTheme="minorHAnsi"/>
          <w:lang w:val="en-US"/>
        </w:rPr>
        <w:t xml:space="preserve"> 16: 2125.</w:t>
      </w:r>
    </w:p>
    <w:p w14:paraId="3666AA83" w14:textId="77777777" w:rsidR="0090615C" w:rsidRPr="0090615C" w:rsidRDefault="0090615C" w:rsidP="0090615C">
      <w:pPr>
        <w:pStyle w:val="Bibliography"/>
        <w:rPr>
          <w:rFonts w:eastAsiaTheme="minorHAnsi"/>
          <w:lang w:val="en-US"/>
        </w:rPr>
      </w:pPr>
      <w:r w:rsidRPr="0090615C">
        <w:rPr>
          <w:rFonts w:eastAsiaTheme="minorHAnsi"/>
          <w:lang w:val="en-US"/>
        </w:rPr>
        <w:lastRenderedPageBreak/>
        <w:t>Rooney, N., McCann, K. S. and Moore, J. C. 2008. A landscape theory for food web architecture. - Ecology Letters 11: 867–881.</w:t>
      </w:r>
    </w:p>
    <w:p w14:paraId="1BA844ED" w14:textId="77777777" w:rsidR="0090615C" w:rsidRPr="0090615C" w:rsidRDefault="0090615C" w:rsidP="0090615C">
      <w:pPr>
        <w:pStyle w:val="Bibliography"/>
        <w:rPr>
          <w:rFonts w:eastAsiaTheme="minorHAnsi"/>
          <w:lang w:val="en-US"/>
        </w:rPr>
      </w:pPr>
      <w:r w:rsidRPr="0090615C">
        <w:rPr>
          <w:rFonts w:eastAsiaTheme="minorHAnsi"/>
          <w:lang w:val="en-US"/>
        </w:rPr>
        <w:t>Scott, W. B. and Crossman, E. J. 1973. Freshwater fishes of Canada. - Fisheries Research Board of Canada.</w:t>
      </w:r>
    </w:p>
    <w:p w14:paraId="2168E9B4" w14:textId="77777777" w:rsidR="0090615C" w:rsidRPr="0090615C" w:rsidRDefault="0090615C" w:rsidP="0090615C">
      <w:pPr>
        <w:pStyle w:val="Bibliography"/>
        <w:rPr>
          <w:rFonts w:eastAsiaTheme="minorHAnsi"/>
          <w:lang w:val="en-US"/>
        </w:rPr>
      </w:pPr>
      <w:proofErr w:type="spellStart"/>
      <w:r w:rsidRPr="0090615C">
        <w:rPr>
          <w:rFonts w:eastAsiaTheme="minorHAnsi"/>
          <w:lang w:val="en-US"/>
        </w:rPr>
        <w:t>Stiling</w:t>
      </w:r>
      <w:proofErr w:type="spellEnd"/>
      <w:r w:rsidRPr="0090615C">
        <w:rPr>
          <w:rFonts w:eastAsiaTheme="minorHAnsi"/>
          <w:lang w:val="en-US"/>
        </w:rPr>
        <w:t xml:space="preserve">, R. R., Olden, J. D., </w:t>
      </w:r>
      <w:proofErr w:type="spellStart"/>
      <w:r w:rsidRPr="0090615C">
        <w:rPr>
          <w:rFonts w:eastAsiaTheme="minorHAnsi"/>
          <w:lang w:val="en-US"/>
        </w:rPr>
        <w:t>Boulêtreau</w:t>
      </w:r>
      <w:proofErr w:type="spellEnd"/>
      <w:r w:rsidRPr="0090615C">
        <w:rPr>
          <w:rFonts w:eastAsiaTheme="minorHAnsi"/>
          <w:lang w:val="en-US"/>
        </w:rPr>
        <w:t xml:space="preserve">, S., </w:t>
      </w:r>
      <w:proofErr w:type="spellStart"/>
      <w:r w:rsidRPr="0090615C">
        <w:rPr>
          <w:rFonts w:eastAsiaTheme="minorHAnsi"/>
          <w:lang w:val="en-US"/>
        </w:rPr>
        <w:t>Cucherousset</w:t>
      </w:r>
      <w:proofErr w:type="spellEnd"/>
      <w:r w:rsidRPr="0090615C">
        <w:rPr>
          <w:rFonts w:eastAsiaTheme="minorHAnsi"/>
          <w:lang w:val="en-US"/>
        </w:rPr>
        <w:t xml:space="preserve">, J. and </w:t>
      </w:r>
      <w:proofErr w:type="spellStart"/>
      <w:r w:rsidRPr="0090615C">
        <w:rPr>
          <w:rFonts w:eastAsiaTheme="minorHAnsi"/>
          <w:lang w:val="en-US"/>
        </w:rPr>
        <w:t>Holtgrieve</w:t>
      </w:r>
      <w:proofErr w:type="spellEnd"/>
      <w:r w:rsidRPr="0090615C">
        <w:rPr>
          <w:rFonts w:eastAsiaTheme="minorHAnsi"/>
          <w:lang w:val="en-US"/>
        </w:rPr>
        <w:t xml:space="preserve">, G. W. 2023. Global investigation of lake habitat coupling by fishes. - </w:t>
      </w:r>
      <w:proofErr w:type="spellStart"/>
      <w:r w:rsidRPr="0090615C">
        <w:rPr>
          <w:rFonts w:eastAsiaTheme="minorHAnsi"/>
          <w:lang w:val="en-US"/>
        </w:rPr>
        <w:t>Oecologia</w:t>
      </w:r>
      <w:proofErr w:type="spellEnd"/>
      <w:r w:rsidRPr="0090615C">
        <w:rPr>
          <w:rFonts w:eastAsiaTheme="minorHAnsi"/>
          <w:lang w:val="en-US"/>
        </w:rPr>
        <w:t xml:space="preserve"> 202: 617–628.</w:t>
      </w:r>
    </w:p>
    <w:p w14:paraId="50DA5B4E" w14:textId="77777777" w:rsidR="0090615C" w:rsidRPr="0090615C" w:rsidRDefault="0090615C" w:rsidP="0090615C">
      <w:pPr>
        <w:pStyle w:val="Bibliography"/>
        <w:rPr>
          <w:rFonts w:eastAsiaTheme="minorHAnsi"/>
          <w:lang w:val="en-US"/>
        </w:rPr>
      </w:pPr>
      <w:r w:rsidRPr="0090615C">
        <w:rPr>
          <w:rFonts w:eastAsiaTheme="minorHAnsi"/>
          <w:lang w:val="en-US"/>
        </w:rPr>
        <w:t>Stone, N. M., Kelly, A. M. and Roy, L. A. 2016. A Fish of Weedy Waters: Golden Shiner Biology and Culture. - Journal of the World Aquaculture Society 47: 152–200.</w:t>
      </w:r>
    </w:p>
    <w:p w14:paraId="63EDB306" w14:textId="77777777" w:rsidR="0090615C" w:rsidRPr="0090615C" w:rsidRDefault="0090615C" w:rsidP="0090615C">
      <w:pPr>
        <w:pStyle w:val="Bibliography"/>
        <w:rPr>
          <w:rFonts w:eastAsiaTheme="minorHAnsi"/>
          <w:lang w:val="en-US"/>
        </w:rPr>
      </w:pPr>
      <w:r w:rsidRPr="0090615C">
        <w:rPr>
          <w:rFonts w:eastAsiaTheme="minorHAnsi"/>
          <w:lang w:val="en-US"/>
        </w:rPr>
        <w:t xml:space="preserve">Toscano, B. J., </w:t>
      </w:r>
      <w:proofErr w:type="spellStart"/>
      <w:r w:rsidRPr="0090615C">
        <w:rPr>
          <w:rFonts w:eastAsiaTheme="minorHAnsi"/>
          <w:lang w:val="en-US"/>
        </w:rPr>
        <w:t>Gownaris</w:t>
      </w:r>
      <w:proofErr w:type="spellEnd"/>
      <w:r w:rsidRPr="0090615C">
        <w:rPr>
          <w:rFonts w:eastAsiaTheme="minorHAnsi"/>
          <w:lang w:val="en-US"/>
        </w:rPr>
        <w:t xml:space="preserve">, N. J., </w:t>
      </w:r>
      <w:proofErr w:type="spellStart"/>
      <w:r w:rsidRPr="0090615C">
        <w:rPr>
          <w:rFonts w:eastAsiaTheme="minorHAnsi"/>
          <w:lang w:val="en-US"/>
        </w:rPr>
        <w:t>Heerhartz</w:t>
      </w:r>
      <w:proofErr w:type="spellEnd"/>
      <w:r w:rsidRPr="0090615C">
        <w:rPr>
          <w:rFonts w:eastAsiaTheme="minorHAnsi"/>
          <w:lang w:val="en-US"/>
        </w:rPr>
        <w:t xml:space="preserve">, S. M. and Monaco, C. J. 2016. Personality, foraging </w:t>
      </w:r>
      <w:proofErr w:type="gramStart"/>
      <w:r w:rsidRPr="0090615C">
        <w:rPr>
          <w:rFonts w:eastAsiaTheme="minorHAnsi"/>
          <w:lang w:val="en-US"/>
        </w:rPr>
        <w:t>behavior</w:t>
      </w:r>
      <w:proofErr w:type="gramEnd"/>
      <w:r w:rsidRPr="0090615C">
        <w:rPr>
          <w:rFonts w:eastAsiaTheme="minorHAnsi"/>
          <w:lang w:val="en-US"/>
        </w:rPr>
        <w:t xml:space="preserve"> and specialization: integrating behavioral and food web ecology at the individual level. - </w:t>
      </w:r>
      <w:proofErr w:type="spellStart"/>
      <w:r w:rsidRPr="0090615C">
        <w:rPr>
          <w:rFonts w:eastAsiaTheme="minorHAnsi"/>
          <w:lang w:val="en-US"/>
        </w:rPr>
        <w:t>Oecologia</w:t>
      </w:r>
      <w:proofErr w:type="spellEnd"/>
      <w:r w:rsidRPr="0090615C">
        <w:rPr>
          <w:rFonts w:eastAsiaTheme="minorHAnsi"/>
          <w:lang w:val="en-US"/>
        </w:rPr>
        <w:t xml:space="preserve"> 182: 55–69.</w:t>
      </w:r>
    </w:p>
    <w:p w14:paraId="30F9D867" w14:textId="77777777" w:rsidR="0090615C" w:rsidRPr="0090615C" w:rsidRDefault="0090615C" w:rsidP="0090615C">
      <w:pPr>
        <w:pStyle w:val="Bibliography"/>
        <w:rPr>
          <w:rFonts w:eastAsiaTheme="minorHAnsi"/>
          <w:lang w:val="en-US"/>
        </w:rPr>
      </w:pPr>
      <w:r w:rsidRPr="0090615C">
        <w:rPr>
          <w:rFonts w:eastAsiaTheme="minorHAnsi"/>
          <w:lang w:val="en-US"/>
        </w:rPr>
        <w:t xml:space="preserve">Tunney, T. D., McCann, K. S., Lester, N. P. and </w:t>
      </w:r>
      <w:proofErr w:type="spellStart"/>
      <w:r w:rsidRPr="0090615C">
        <w:rPr>
          <w:rFonts w:eastAsiaTheme="minorHAnsi"/>
          <w:lang w:val="en-US"/>
        </w:rPr>
        <w:t>Shuter</w:t>
      </w:r>
      <w:proofErr w:type="spellEnd"/>
      <w:r w:rsidRPr="0090615C">
        <w:rPr>
          <w:rFonts w:eastAsiaTheme="minorHAnsi"/>
          <w:lang w:val="en-US"/>
        </w:rPr>
        <w:t>, B. J. 2014. Effects of differential habitat warming on complex communities. - Proceedings of the National Academy of Sciences 111: 8077–8082.</w:t>
      </w:r>
    </w:p>
    <w:p w14:paraId="7BEFBE7B" w14:textId="77777777" w:rsidR="0090615C" w:rsidRPr="0090615C" w:rsidRDefault="0090615C" w:rsidP="0090615C">
      <w:pPr>
        <w:pStyle w:val="Bibliography"/>
        <w:rPr>
          <w:rFonts w:eastAsiaTheme="minorHAnsi"/>
          <w:lang w:val="en-US"/>
        </w:rPr>
      </w:pPr>
      <w:r w:rsidRPr="0090615C">
        <w:rPr>
          <w:rFonts w:eastAsiaTheme="minorHAnsi"/>
          <w:lang w:val="en-US"/>
        </w:rPr>
        <w:t xml:space="preserve">Tunney, T. D., McCann, K. S., Jarvis, L., Lester, N. P. and </w:t>
      </w:r>
      <w:proofErr w:type="spellStart"/>
      <w:r w:rsidRPr="0090615C">
        <w:rPr>
          <w:rFonts w:eastAsiaTheme="minorHAnsi"/>
          <w:lang w:val="en-US"/>
        </w:rPr>
        <w:t>Shuter</w:t>
      </w:r>
      <w:proofErr w:type="spellEnd"/>
      <w:r w:rsidRPr="0090615C">
        <w:rPr>
          <w:rFonts w:eastAsiaTheme="minorHAnsi"/>
          <w:lang w:val="en-US"/>
        </w:rPr>
        <w:t xml:space="preserve">, B. J. 2018. Blinded by the light? Nearshore energy pathway </w:t>
      </w:r>
      <w:proofErr w:type="gramStart"/>
      <w:r w:rsidRPr="0090615C">
        <w:rPr>
          <w:rFonts w:eastAsiaTheme="minorHAnsi"/>
          <w:lang w:val="en-US"/>
        </w:rPr>
        <w:t>coupling</w:t>
      </w:r>
      <w:proofErr w:type="gramEnd"/>
      <w:r w:rsidRPr="0090615C">
        <w:rPr>
          <w:rFonts w:eastAsiaTheme="minorHAnsi"/>
          <w:lang w:val="en-US"/>
        </w:rPr>
        <w:t xml:space="preserve"> and relative predator biomass increase with reduced water transparency across lakes. - </w:t>
      </w:r>
      <w:proofErr w:type="spellStart"/>
      <w:r w:rsidRPr="0090615C">
        <w:rPr>
          <w:rFonts w:eastAsiaTheme="minorHAnsi"/>
          <w:lang w:val="en-US"/>
        </w:rPr>
        <w:t>Oecologia</w:t>
      </w:r>
      <w:proofErr w:type="spellEnd"/>
      <w:r w:rsidRPr="0090615C">
        <w:rPr>
          <w:rFonts w:eastAsiaTheme="minorHAnsi"/>
          <w:lang w:val="en-US"/>
        </w:rPr>
        <w:t xml:space="preserve"> 186: 1031–1041.</w:t>
      </w:r>
    </w:p>
    <w:p w14:paraId="376B776F" w14:textId="77777777" w:rsidR="0090615C" w:rsidRPr="0090615C" w:rsidRDefault="0090615C" w:rsidP="0090615C">
      <w:pPr>
        <w:pStyle w:val="Bibliography"/>
        <w:rPr>
          <w:rFonts w:eastAsiaTheme="minorHAnsi"/>
          <w:lang w:val="en-US"/>
        </w:rPr>
      </w:pPr>
      <w:r w:rsidRPr="0090615C">
        <w:rPr>
          <w:rFonts w:eastAsiaTheme="minorHAnsi"/>
          <w:lang w:val="en-US"/>
        </w:rPr>
        <w:t xml:space="preserve">Vander </w:t>
      </w:r>
      <w:proofErr w:type="spellStart"/>
      <w:r w:rsidRPr="0090615C">
        <w:rPr>
          <w:rFonts w:eastAsiaTheme="minorHAnsi"/>
          <w:lang w:val="en-US"/>
        </w:rPr>
        <w:t>Zanden</w:t>
      </w:r>
      <w:proofErr w:type="spellEnd"/>
      <w:r w:rsidRPr="0090615C">
        <w:rPr>
          <w:rFonts w:eastAsiaTheme="minorHAnsi"/>
          <w:lang w:val="en-US"/>
        </w:rPr>
        <w:t>, M. J., Casselman, J. M. and Rasmussen, J. B. 1999. Stable isotope evidence for the food web consequences of species invasions in lakes. - Nature 401: 464–467.</w:t>
      </w:r>
    </w:p>
    <w:p w14:paraId="30D1B5D1" w14:textId="77777777" w:rsidR="0090615C" w:rsidRPr="0090615C" w:rsidRDefault="0090615C" w:rsidP="0090615C">
      <w:pPr>
        <w:pStyle w:val="Bibliography"/>
        <w:rPr>
          <w:rFonts w:eastAsiaTheme="minorHAnsi"/>
          <w:lang w:val="en-US"/>
        </w:rPr>
      </w:pPr>
      <w:r w:rsidRPr="0090615C">
        <w:rPr>
          <w:rFonts w:eastAsiaTheme="minorHAnsi"/>
          <w:lang w:val="en-US"/>
        </w:rPr>
        <w:t>Ward, C. A., Tunney, T. D. and McCann, K. S. 2023. Managing aquatic habitat structure for resilient trophic interactions. - Ecological Applications 33: e2814.</w:t>
      </w:r>
    </w:p>
    <w:p w14:paraId="7838DA41" w14:textId="77777777" w:rsidR="0090615C" w:rsidRPr="0090615C" w:rsidRDefault="0090615C" w:rsidP="0090615C">
      <w:pPr>
        <w:pStyle w:val="Bibliography"/>
        <w:rPr>
          <w:rFonts w:eastAsiaTheme="minorHAnsi"/>
          <w:lang w:val="en-US"/>
        </w:rPr>
      </w:pPr>
      <w:r w:rsidRPr="0090615C">
        <w:rPr>
          <w:rFonts w:eastAsiaTheme="minorHAnsi"/>
          <w:lang w:val="en-US"/>
        </w:rPr>
        <w:t xml:space="preserve">Ward, C. A., Tunney, T. D., Donohue, I., </w:t>
      </w:r>
      <w:proofErr w:type="spellStart"/>
      <w:r w:rsidRPr="0090615C">
        <w:rPr>
          <w:rFonts w:eastAsiaTheme="minorHAnsi"/>
          <w:lang w:val="en-US"/>
        </w:rPr>
        <w:t>Bieg</w:t>
      </w:r>
      <w:proofErr w:type="spellEnd"/>
      <w:r w:rsidRPr="0090615C">
        <w:rPr>
          <w:rFonts w:eastAsiaTheme="minorHAnsi"/>
          <w:lang w:val="en-US"/>
        </w:rPr>
        <w:t>, C., Hale, K. R. S., McMeans, B. C., Moore, J. C. and McCann, K. S. 2025. Global Change Asymmetrically Rewires Ecosystems. - Ecology Letters 28: e70174.</w:t>
      </w:r>
    </w:p>
    <w:p w14:paraId="3819ECD2" w14:textId="77777777" w:rsidR="0090615C" w:rsidRPr="0090615C" w:rsidRDefault="0090615C" w:rsidP="0090615C">
      <w:pPr>
        <w:pStyle w:val="Bibliography"/>
        <w:rPr>
          <w:rFonts w:eastAsiaTheme="minorHAnsi"/>
          <w:lang w:val="en-US"/>
        </w:rPr>
      </w:pPr>
      <w:r w:rsidRPr="0090615C">
        <w:rPr>
          <w:rFonts w:eastAsiaTheme="minorHAnsi"/>
          <w:lang w:val="en-US"/>
        </w:rPr>
        <w:t>Wegher, M. E., Fisk, A. T., Johnson, T. B. and Rennie, M. D. 2025. Regional variability of resource use, trophic position and habitat coupling within Lake Superior. - Journal of Great Lakes Research 51: 102457.</w:t>
      </w:r>
    </w:p>
    <w:p w14:paraId="559EFBD8" w14:textId="77777777" w:rsidR="0090615C" w:rsidRPr="0090615C" w:rsidRDefault="0090615C" w:rsidP="0090615C">
      <w:pPr>
        <w:pStyle w:val="Bibliography"/>
        <w:rPr>
          <w:rFonts w:eastAsiaTheme="minorHAnsi"/>
          <w:lang w:val="en-US"/>
        </w:rPr>
      </w:pPr>
      <w:r w:rsidRPr="0090615C">
        <w:rPr>
          <w:rFonts w:eastAsiaTheme="minorHAnsi"/>
          <w:lang w:val="en-US"/>
        </w:rPr>
        <w:t>White, M., Wheeler, K., Hudson, R. R. and Murdock, J. N. 2023. Salmon of the Southeastern U.S.: Sucker migrations deliver resource subsidies to oligotrophic stream. - Ecology of Freshwater Fish 32: 181–194.</w:t>
      </w:r>
    </w:p>
    <w:p w14:paraId="4F307937" w14:textId="77777777" w:rsidR="0090615C" w:rsidRPr="0090615C" w:rsidRDefault="0090615C" w:rsidP="0090615C">
      <w:pPr>
        <w:pStyle w:val="Bibliography"/>
        <w:rPr>
          <w:rFonts w:eastAsiaTheme="minorHAnsi"/>
          <w:lang w:val="en-US"/>
        </w:rPr>
      </w:pPr>
      <w:r w:rsidRPr="0090615C">
        <w:rPr>
          <w:rFonts w:eastAsiaTheme="minorHAnsi"/>
          <w:lang w:val="en-US"/>
        </w:rPr>
        <w:t xml:space="preserve">Wood, S. 2025. </w:t>
      </w:r>
      <w:proofErr w:type="spellStart"/>
      <w:r w:rsidRPr="0090615C">
        <w:rPr>
          <w:rFonts w:eastAsiaTheme="minorHAnsi"/>
          <w:lang w:val="en-US"/>
        </w:rPr>
        <w:t>mgcv</w:t>
      </w:r>
      <w:proofErr w:type="spellEnd"/>
      <w:r w:rsidRPr="0090615C">
        <w:rPr>
          <w:rFonts w:eastAsiaTheme="minorHAnsi"/>
          <w:lang w:val="en-US"/>
        </w:rPr>
        <w:t>: Mixed GAM Computation Vehicle with Automatic Smoothness Estimation.</w:t>
      </w:r>
    </w:p>
    <w:p w14:paraId="63179D7B" w14:textId="11A71477" w:rsidR="00916514" w:rsidRDefault="00916514" w:rsidP="0090615C">
      <w:pPr>
        <w:pStyle w:val="Bibliography"/>
        <w:rPr>
          <w:bCs/>
        </w:rPr>
      </w:pPr>
      <w:r>
        <w:rPr>
          <w:bCs/>
        </w:rPr>
        <w:fldChar w:fldCharType="end"/>
      </w:r>
    </w:p>
    <w:p w14:paraId="44E13FB4" w14:textId="43D77760" w:rsidR="00622FAB" w:rsidRPr="003B0052" w:rsidRDefault="00622FAB" w:rsidP="00AF338A">
      <w:pPr>
        <w:spacing w:after="240"/>
        <w:jc w:val="both"/>
      </w:pPr>
    </w:p>
    <w:sectPr w:rsidR="00622FAB" w:rsidRPr="003B0052" w:rsidSect="001F7AB5">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Tunney, Tyler (DFO/MPO)" w:date="2026-05-01T14:11:00Z" w:initials="TT">
    <w:p w14:paraId="393B7FB3" w14:textId="77777777" w:rsidR="00C04B95" w:rsidRDefault="00C04B95" w:rsidP="00C04B95">
      <w:pPr>
        <w:pStyle w:val="CommentText"/>
      </w:pPr>
      <w:r>
        <w:rPr>
          <w:rStyle w:val="CommentReference"/>
        </w:rPr>
        <w:annotationRef/>
      </w:r>
      <w:r>
        <w:t>Needs more but smashed some ideas together</w:t>
      </w:r>
    </w:p>
  </w:comment>
  <w:comment w:id="12" w:author="Tunney, Tyler (DFO/MPO)" w:date="2026-05-01T14:12:00Z" w:initials="TT">
    <w:p w14:paraId="3BFA8ACE" w14:textId="77777777" w:rsidR="00C04B95" w:rsidRDefault="00C04B95" w:rsidP="00C04B95">
      <w:pPr>
        <w:pStyle w:val="CommentText"/>
      </w:pPr>
      <w:r>
        <w:rPr>
          <w:rStyle w:val="CommentReference"/>
        </w:rPr>
        <w:annotationRef/>
      </w:r>
      <w:r>
        <w:t>Work in progress...out of time today.</w:t>
      </w:r>
    </w:p>
  </w:comment>
  <w:comment w:id="13" w:author="Tunney, Tyler (DFO/MPO)" w:date="2026-05-01T13:46:00Z" w:initials="TT">
    <w:p w14:paraId="1C9001AC" w14:textId="5AC4AD77" w:rsidR="00DC1148" w:rsidRDefault="00DC1148" w:rsidP="00DC1148">
      <w:pPr>
        <w:pStyle w:val="CommentText"/>
      </w:pPr>
      <w:r>
        <w:rPr>
          <w:rStyle w:val="CommentReference"/>
        </w:rPr>
        <w:annotationRef/>
      </w:r>
      <w:r>
        <w:t>I cut a bunch of stuff that you can move to supplement. Some I accepted so now you will have to figure out what was cut...sorry.</w:t>
      </w:r>
    </w:p>
  </w:comment>
  <w:comment w:id="27" w:author="Tunney, Tyler (DFO/MPO)" w:date="2026-04-30T16:05:00Z" w:initials="TT">
    <w:p w14:paraId="25E169C4" w14:textId="44E6C5E6" w:rsidR="00EC6F7B" w:rsidRDefault="00EC6F7B" w:rsidP="00EC6F7B">
      <w:pPr>
        <w:pStyle w:val="CommentText"/>
      </w:pPr>
      <w:r>
        <w:rPr>
          <w:rStyle w:val="CommentReference"/>
        </w:rPr>
        <w:annotationRef/>
      </w:r>
      <w:r>
        <w:t>We should probably introduce this before we get here...</w:t>
      </w:r>
    </w:p>
  </w:comment>
  <w:comment w:id="33" w:author="Tunney, Tyler (DFO/MPO)" w:date="2026-04-30T22:05:00Z" w:initials="TT">
    <w:p w14:paraId="11586FA1" w14:textId="77777777" w:rsidR="00256B6D" w:rsidRDefault="00256B6D" w:rsidP="00256B6D">
      <w:pPr>
        <w:pStyle w:val="CommentText"/>
      </w:pPr>
      <w:r>
        <w:rPr>
          <w:rStyle w:val="CommentReference"/>
        </w:rPr>
        <w:annotationRef/>
      </w:r>
      <w:r>
        <w:t>I think we can say that used GLM and GAM’s. Provide one paragraph of the kinds of decisions that were made. And used AIC for model selection then move to appendices.</w:t>
      </w:r>
    </w:p>
  </w:comment>
  <w:comment w:id="86" w:author="Tunney, Tyler (DFO/MPO)" w:date="2026-05-01T14:20:00Z" w:initials="TT">
    <w:p w14:paraId="45E7AD11" w14:textId="77777777" w:rsidR="0086790D" w:rsidRDefault="0086790D" w:rsidP="0086790D">
      <w:pPr>
        <w:pStyle w:val="CommentText"/>
      </w:pPr>
      <w:r>
        <w:rPr>
          <w:rStyle w:val="CommentReference"/>
        </w:rPr>
        <w:annotationRef/>
      </w:r>
      <w:r>
        <w:t>You could likely loose 200 words by shortening this section. This is a lot about bass and predation but that is not a huge part of the introduction and abstract. Seems to receive a disproportionate amount of space here..but it is a good read!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3B7FB3" w15:done="0"/>
  <w15:commentEx w15:paraId="3BFA8ACE" w15:done="0"/>
  <w15:commentEx w15:paraId="1C9001AC" w15:done="0"/>
  <w15:commentEx w15:paraId="25E169C4" w15:done="0"/>
  <w15:commentEx w15:paraId="11586FA1" w15:done="0"/>
  <w15:commentEx w15:paraId="45E7AD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FB9AAA4" w16cex:dateUtc="2026-05-01T17:11:00Z"/>
  <w16cex:commentExtensible w16cex:durableId="7C1F00BE" w16cex:dateUtc="2026-05-01T17:12:00Z"/>
  <w16cex:commentExtensible w16cex:durableId="77815842" w16cex:dateUtc="2026-05-01T16:46:00Z"/>
  <w16cex:commentExtensible w16cex:durableId="0363D46A" w16cex:dateUtc="2026-04-30T19:05:00Z"/>
  <w16cex:commentExtensible w16cex:durableId="1B36F2DB" w16cex:dateUtc="2026-05-01T01:05:00Z"/>
  <w16cex:commentExtensible w16cex:durableId="0C2D3A0D" w16cex:dateUtc="2026-05-01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3B7FB3" w16cid:durableId="0FB9AAA4"/>
  <w16cid:commentId w16cid:paraId="3BFA8ACE" w16cid:durableId="7C1F00BE"/>
  <w16cid:commentId w16cid:paraId="1C9001AC" w16cid:durableId="77815842"/>
  <w16cid:commentId w16cid:paraId="25E169C4" w16cid:durableId="0363D46A"/>
  <w16cid:commentId w16cid:paraId="11586FA1" w16cid:durableId="1B36F2DB"/>
  <w16cid:commentId w16cid:paraId="45E7AD11" w16cid:durableId="0C2D3A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819E1" w14:textId="77777777" w:rsidR="00BC339B" w:rsidRDefault="00BC339B">
      <w:r>
        <w:separator/>
      </w:r>
    </w:p>
  </w:endnote>
  <w:endnote w:type="continuationSeparator" w:id="0">
    <w:p w14:paraId="1A36856C" w14:textId="77777777" w:rsidR="00BC339B" w:rsidRDefault="00BC3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B0604020202020204"/>
    <w:charset w:val="00"/>
    <w:family w:val="roman"/>
    <w:pitch w:val="variable"/>
    <w:sig w:usb0="E0002AF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1"/>
        <w:szCs w:val="16"/>
      </w:rPr>
      <w:id w:val="-936290842"/>
      <w:docPartObj>
        <w:docPartGallery w:val="Page Numbers (Bottom of Page)"/>
        <w:docPartUnique/>
      </w:docPartObj>
    </w:sdtPr>
    <w:sdtEndPr>
      <w:rPr>
        <w:noProof/>
      </w:rPr>
    </w:sdtEndPr>
    <w:sdtContent>
      <w:p w14:paraId="506D5E74" w14:textId="77777777" w:rsidR="001112FB" w:rsidRPr="00D60E34" w:rsidRDefault="00000000" w:rsidP="00D60E34">
        <w:pPr>
          <w:pStyle w:val="Footer"/>
          <w:jc w:val="right"/>
          <w:rPr>
            <w:sz w:val="21"/>
            <w:szCs w:val="16"/>
          </w:rPr>
        </w:pPr>
        <w:r w:rsidRPr="00D60E34">
          <w:rPr>
            <w:sz w:val="21"/>
            <w:szCs w:val="16"/>
          </w:rPr>
          <w:fldChar w:fldCharType="begin"/>
        </w:r>
        <w:r w:rsidRPr="00D60E34">
          <w:rPr>
            <w:sz w:val="21"/>
            <w:szCs w:val="16"/>
          </w:rPr>
          <w:instrText xml:space="preserve"> PAGE   \* MERGEFORMAT </w:instrText>
        </w:r>
        <w:r w:rsidRPr="00D60E34">
          <w:rPr>
            <w:sz w:val="21"/>
            <w:szCs w:val="16"/>
          </w:rPr>
          <w:fldChar w:fldCharType="separate"/>
        </w:r>
        <w:r w:rsidRPr="00D60E34">
          <w:rPr>
            <w:noProof/>
            <w:sz w:val="21"/>
            <w:szCs w:val="16"/>
          </w:rPr>
          <w:t>5</w:t>
        </w:r>
        <w:r w:rsidRPr="00D60E34">
          <w:rPr>
            <w:noProof/>
            <w:sz w:val="21"/>
            <w:szCs w:val="16"/>
          </w:rPr>
          <w:fldChar w:fldCharType="end"/>
        </w:r>
      </w:p>
    </w:sdtContent>
  </w:sdt>
  <w:p w14:paraId="0ECD7012" w14:textId="77777777" w:rsidR="001112FB" w:rsidRDefault="00111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91BF9" w14:textId="77777777" w:rsidR="00BC339B" w:rsidRDefault="00BC339B">
      <w:r>
        <w:separator/>
      </w:r>
    </w:p>
  </w:footnote>
  <w:footnote w:type="continuationSeparator" w:id="0">
    <w:p w14:paraId="35AB8C1C" w14:textId="77777777" w:rsidR="00BC339B" w:rsidRDefault="00BC3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E7D0D" w14:textId="02603BD1" w:rsidR="00334FEB" w:rsidRDefault="00334FEB">
    <w:pPr>
      <w:pStyle w:val="Header"/>
    </w:pPr>
    <w:r>
      <w:rPr>
        <w:noProof/>
        <w14:ligatures w14:val="standardContextual"/>
      </w:rPr>
      <mc:AlternateContent>
        <mc:Choice Requires="wps">
          <w:drawing>
            <wp:anchor distT="0" distB="0" distL="0" distR="0" simplePos="0" relativeHeight="251659264" behindDoc="0" locked="0" layoutInCell="1" allowOverlap="1" wp14:anchorId="40E3675D" wp14:editId="4839FC89">
              <wp:simplePos x="635" y="635"/>
              <wp:positionH relativeFrom="page">
                <wp:align>right</wp:align>
              </wp:positionH>
              <wp:positionV relativeFrom="page">
                <wp:align>top</wp:align>
              </wp:positionV>
              <wp:extent cx="1917700" cy="376555"/>
              <wp:effectExtent l="0" t="0" r="0" b="4445"/>
              <wp:wrapNone/>
              <wp:docPr id="626932033"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5807EEC7" w14:textId="436021C2"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type w14:anchorId="40E3675D" id="_x0000_t202" coordsize="21600,21600" o:spt="202" path="m,l,21600r21600,l21600,xe">
              <v:stroke joinstyle="miter"/>
              <v:path gradientshapeok="t" o:connecttype="rect"/>
            </v:shapetype>
            <v:shape id="Text Box 2" o:spid="_x0000_s1026" type="#_x0000_t202" alt="Unclassified - Non-Classifié" style="position:absolute;margin-left:99.8pt;margin-top:0;width:151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" filled="f" stroked="f">
              <v:textbox style="mso-fit-shape-to-text:t" inset="0,15pt,20pt,0">
                <w:txbxContent>
                  <w:p w14:paraId="5807EEC7" w14:textId="436021C2"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51D19" w14:textId="38BD71E5" w:rsidR="001112FB" w:rsidRDefault="001112FB">
    <w:pPr>
      <w:pStyle w:val="Header"/>
      <w:jc w:val="right"/>
    </w:pPr>
  </w:p>
  <w:p w14:paraId="55DA085F" w14:textId="77777777" w:rsidR="001112FB" w:rsidRDefault="001112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4039E" w14:textId="60B34378" w:rsidR="00334FEB" w:rsidRDefault="00334FEB">
    <w:pPr>
      <w:pStyle w:val="Header"/>
    </w:pPr>
    <w:r>
      <w:rPr>
        <w:noProof/>
        <w14:ligatures w14:val="standardContextual"/>
      </w:rPr>
      <mc:AlternateContent>
        <mc:Choice Requires="wps">
          <w:drawing>
            <wp:anchor distT="0" distB="0" distL="0" distR="0" simplePos="0" relativeHeight="251658240" behindDoc="0" locked="0" layoutInCell="1" allowOverlap="1" wp14:anchorId="583032F3" wp14:editId="58476FA9">
              <wp:simplePos x="635" y="635"/>
              <wp:positionH relativeFrom="page">
                <wp:align>right</wp:align>
              </wp:positionH>
              <wp:positionV relativeFrom="page">
                <wp:align>top</wp:align>
              </wp:positionV>
              <wp:extent cx="1917700" cy="376555"/>
              <wp:effectExtent l="0" t="0" r="0" b="4445"/>
              <wp:wrapNone/>
              <wp:docPr id="150702501"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24411369" w14:textId="6F926F7E"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type w14:anchorId="583032F3" id="_x0000_t202" coordsize="21600,21600" o:spt="202" path="m,l,21600r21600,l21600,xe">
              <v:stroke joinstyle="miter"/>
              <v:path gradientshapeok="t" o:connecttype="rect"/>
            </v:shapetype>
            <v:shape id="Text Box 1" o:spid="_x0000_s1027" type="#_x0000_t202" alt="Unclassified - Non-Classifié" style="position:absolute;margin-left:99.8pt;margin-top:0;width:151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" filled="f" stroked="f">
              <v:textbox style="mso-fit-shape-to-text:t" inset="0,15pt,20pt,0">
                <w:txbxContent>
                  <w:p w14:paraId="24411369" w14:textId="6F926F7E"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93A9D"/>
    <w:multiLevelType w:val="hybridMultilevel"/>
    <w:tmpl w:val="00BC95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5E04AD"/>
    <w:multiLevelType w:val="hybridMultilevel"/>
    <w:tmpl w:val="8C344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294003">
    <w:abstractNumId w:val="0"/>
  </w:num>
  <w:num w:numId="2" w16cid:durableId="14870866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nney, Tyler (DFO/MPO)">
    <w15:presenceInfo w15:providerId="AD" w15:userId="S::Tyler.Tunney@dfo-mpo.gc.ca::d824031c-6561-4ec5-aaca-a19e7d4806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4D"/>
    <w:rsid w:val="0000197F"/>
    <w:rsid w:val="00004A03"/>
    <w:rsid w:val="00013FB8"/>
    <w:rsid w:val="0001493C"/>
    <w:rsid w:val="000162B7"/>
    <w:rsid w:val="0001647C"/>
    <w:rsid w:val="00017D1A"/>
    <w:rsid w:val="000211D0"/>
    <w:rsid w:val="000223C4"/>
    <w:rsid w:val="00023C93"/>
    <w:rsid w:val="0002466B"/>
    <w:rsid w:val="00024FFA"/>
    <w:rsid w:val="000259CD"/>
    <w:rsid w:val="00027B6E"/>
    <w:rsid w:val="00031243"/>
    <w:rsid w:val="000322FA"/>
    <w:rsid w:val="00036097"/>
    <w:rsid w:val="00036F00"/>
    <w:rsid w:val="000454D9"/>
    <w:rsid w:val="00047058"/>
    <w:rsid w:val="00053AC6"/>
    <w:rsid w:val="00054901"/>
    <w:rsid w:val="00055060"/>
    <w:rsid w:val="000568FE"/>
    <w:rsid w:val="000667A9"/>
    <w:rsid w:val="00066A45"/>
    <w:rsid w:val="00066DAB"/>
    <w:rsid w:val="00073A7C"/>
    <w:rsid w:val="00082BED"/>
    <w:rsid w:val="0008487A"/>
    <w:rsid w:val="00087F52"/>
    <w:rsid w:val="000909F5"/>
    <w:rsid w:val="000917F3"/>
    <w:rsid w:val="00097533"/>
    <w:rsid w:val="000A38AA"/>
    <w:rsid w:val="000A45F3"/>
    <w:rsid w:val="000A768A"/>
    <w:rsid w:val="000B7F33"/>
    <w:rsid w:val="000C2D68"/>
    <w:rsid w:val="000C5534"/>
    <w:rsid w:val="000C6059"/>
    <w:rsid w:val="000C6433"/>
    <w:rsid w:val="000D5049"/>
    <w:rsid w:val="000D58A1"/>
    <w:rsid w:val="000D7D31"/>
    <w:rsid w:val="000E1A84"/>
    <w:rsid w:val="000E66DD"/>
    <w:rsid w:val="000E7E49"/>
    <w:rsid w:val="000E7E5B"/>
    <w:rsid w:val="000F1031"/>
    <w:rsid w:val="000F12DE"/>
    <w:rsid w:val="000F336D"/>
    <w:rsid w:val="000F345D"/>
    <w:rsid w:val="000F604F"/>
    <w:rsid w:val="000F65B7"/>
    <w:rsid w:val="00100E06"/>
    <w:rsid w:val="00100FF0"/>
    <w:rsid w:val="00101828"/>
    <w:rsid w:val="001019F5"/>
    <w:rsid w:val="001112FB"/>
    <w:rsid w:val="0011436F"/>
    <w:rsid w:val="0011547F"/>
    <w:rsid w:val="001203BF"/>
    <w:rsid w:val="0012200A"/>
    <w:rsid w:val="001225C4"/>
    <w:rsid w:val="00123A48"/>
    <w:rsid w:val="00125C82"/>
    <w:rsid w:val="001273A3"/>
    <w:rsid w:val="001273FD"/>
    <w:rsid w:val="001323BC"/>
    <w:rsid w:val="00135766"/>
    <w:rsid w:val="00136239"/>
    <w:rsid w:val="00153695"/>
    <w:rsid w:val="0016219F"/>
    <w:rsid w:val="00164952"/>
    <w:rsid w:val="0017009D"/>
    <w:rsid w:val="00174302"/>
    <w:rsid w:val="00180A12"/>
    <w:rsid w:val="00183C3C"/>
    <w:rsid w:val="001868BE"/>
    <w:rsid w:val="001927B7"/>
    <w:rsid w:val="00193295"/>
    <w:rsid w:val="00193314"/>
    <w:rsid w:val="00193740"/>
    <w:rsid w:val="0019680F"/>
    <w:rsid w:val="00197FBC"/>
    <w:rsid w:val="001A33D4"/>
    <w:rsid w:val="001A5911"/>
    <w:rsid w:val="001A6D42"/>
    <w:rsid w:val="001B6815"/>
    <w:rsid w:val="001B7349"/>
    <w:rsid w:val="001C2C10"/>
    <w:rsid w:val="001C4158"/>
    <w:rsid w:val="001D4E79"/>
    <w:rsid w:val="001D582E"/>
    <w:rsid w:val="001E2EE7"/>
    <w:rsid w:val="001E4F62"/>
    <w:rsid w:val="001E6B1A"/>
    <w:rsid w:val="001F1E86"/>
    <w:rsid w:val="001F3379"/>
    <w:rsid w:val="001F43CF"/>
    <w:rsid w:val="001F6D68"/>
    <w:rsid w:val="001F7AB5"/>
    <w:rsid w:val="0020104F"/>
    <w:rsid w:val="00201F83"/>
    <w:rsid w:val="00202166"/>
    <w:rsid w:val="00203C9E"/>
    <w:rsid w:val="0020508E"/>
    <w:rsid w:val="00205F06"/>
    <w:rsid w:val="002102BB"/>
    <w:rsid w:val="00212D4C"/>
    <w:rsid w:val="00213286"/>
    <w:rsid w:val="00214CCE"/>
    <w:rsid w:val="00220553"/>
    <w:rsid w:val="00224ACA"/>
    <w:rsid w:val="00225F0A"/>
    <w:rsid w:val="002329D0"/>
    <w:rsid w:val="0023503B"/>
    <w:rsid w:val="002468D7"/>
    <w:rsid w:val="0025677F"/>
    <w:rsid w:val="00256B6D"/>
    <w:rsid w:val="00257A8E"/>
    <w:rsid w:val="00260164"/>
    <w:rsid w:val="00260E8C"/>
    <w:rsid w:val="0026140F"/>
    <w:rsid w:val="0026229B"/>
    <w:rsid w:val="00262581"/>
    <w:rsid w:val="00264E97"/>
    <w:rsid w:val="002735A4"/>
    <w:rsid w:val="00276FC6"/>
    <w:rsid w:val="00277660"/>
    <w:rsid w:val="002804E6"/>
    <w:rsid w:val="00281C8A"/>
    <w:rsid w:val="002821B9"/>
    <w:rsid w:val="002829E7"/>
    <w:rsid w:val="00283EB0"/>
    <w:rsid w:val="0029204F"/>
    <w:rsid w:val="00293B5A"/>
    <w:rsid w:val="0029454F"/>
    <w:rsid w:val="00296638"/>
    <w:rsid w:val="002A0BF2"/>
    <w:rsid w:val="002A20E4"/>
    <w:rsid w:val="002A2D35"/>
    <w:rsid w:val="002B2C0D"/>
    <w:rsid w:val="002B30F6"/>
    <w:rsid w:val="002C1D97"/>
    <w:rsid w:val="002C3371"/>
    <w:rsid w:val="002C6BCF"/>
    <w:rsid w:val="002C6CD9"/>
    <w:rsid w:val="002D44FF"/>
    <w:rsid w:val="002D5FB1"/>
    <w:rsid w:val="002E0201"/>
    <w:rsid w:val="002E16F8"/>
    <w:rsid w:val="002E5286"/>
    <w:rsid w:val="002F0066"/>
    <w:rsid w:val="002F2099"/>
    <w:rsid w:val="002F58E8"/>
    <w:rsid w:val="002F6666"/>
    <w:rsid w:val="00303985"/>
    <w:rsid w:val="00307203"/>
    <w:rsid w:val="00310A0C"/>
    <w:rsid w:val="00310FB4"/>
    <w:rsid w:val="00311AD0"/>
    <w:rsid w:val="0031208E"/>
    <w:rsid w:val="0031221A"/>
    <w:rsid w:val="00315622"/>
    <w:rsid w:val="003200CD"/>
    <w:rsid w:val="00320E8C"/>
    <w:rsid w:val="003252CB"/>
    <w:rsid w:val="00326082"/>
    <w:rsid w:val="00327994"/>
    <w:rsid w:val="003304B6"/>
    <w:rsid w:val="00332B9D"/>
    <w:rsid w:val="00332F13"/>
    <w:rsid w:val="00334FEB"/>
    <w:rsid w:val="003352FB"/>
    <w:rsid w:val="00336484"/>
    <w:rsid w:val="00337D2A"/>
    <w:rsid w:val="00341CD0"/>
    <w:rsid w:val="003421D6"/>
    <w:rsid w:val="00342471"/>
    <w:rsid w:val="00346148"/>
    <w:rsid w:val="003523CF"/>
    <w:rsid w:val="00353FF3"/>
    <w:rsid w:val="0035500D"/>
    <w:rsid w:val="00360356"/>
    <w:rsid w:val="0036478D"/>
    <w:rsid w:val="003674EF"/>
    <w:rsid w:val="00371563"/>
    <w:rsid w:val="00372E92"/>
    <w:rsid w:val="00374B57"/>
    <w:rsid w:val="003768CC"/>
    <w:rsid w:val="00376D37"/>
    <w:rsid w:val="00383695"/>
    <w:rsid w:val="0038446C"/>
    <w:rsid w:val="00384B28"/>
    <w:rsid w:val="003878CA"/>
    <w:rsid w:val="00391140"/>
    <w:rsid w:val="00395A6C"/>
    <w:rsid w:val="00397F2C"/>
    <w:rsid w:val="003A2766"/>
    <w:rsid w:val="003A27B4"/>
    <w:rsid w:val="003A7F22"/>
    <w:rsid w:val="003B0052"/>
    <w:rsid w:val="003B051D"/>
    <w:rsid w:val="003B336D"/>
    <w:rsid w:val="003B7035"/>
    <w:rsid w:val="003C014F"/>
    <w:rsid w:val="003C290A"/>
    <w:rsid w:val="003C55E9"/>
    <w:rsid w:val="003C6D31"/>
    <w:rsid w:val="003C7AF6"/>
    <w:rsid w:val="003D2F87"/>
    <w:rsid w:val="003D472F"/>
    <w:rsid w:val="003D566F"/>
    <w:rsid w:val="003E002D"/>
    <w:rsid w:val="003E0317"/>
    <w:rsid w:val="003E0E1F"/>
    <w:rsid w:val="003F06F2"/>
    <w:rsid w:val="003F5A3E"/>
    <w:rsid w:val="004011BD"/>
    <w:rsid w:val="00404AD6"/>
    <w:rsid w:val="00405747"/>
    <w:rsid w:val="00422131"/>
    <w:rsid w:val="00422887"/>
    <w:rsid w:val="004235AF"/>
    <w:rsid w:val="00425D72"/>
    <w:rsid w:val="00426EAD"/>
    <w:rsid w:val="00430A3E"/>
    <w:rsid w:val="00431279"/>
    <w:rsid w:val="00435BB8"/>
    <w:rsid w:val="004368C8"/>
    <w:rsid w:val="0043731E"/>
    <w:rsid w:val="00437727"/>
    <w:rsid w:val="004417FD"/>
    <w:rsid w:val="00441F34"/>
    <w:rsid w:val="004443CA"/>
    <w:rsid w:val="00444A10"/>
    <w:rsid w:val="00445297"/>
    <w:rsid w:val="004470B2"/>
    <w:rsid w:val="00452128"/>
    <w:rsid w:val="0045344E"/>
    <w:rsid w:val="00454E8F"/>
    <w:rsid w:val="004563E7"/>
    <w:rsid w:val="00456642"/>
    <w:rsid w:val="00461692"/>
    <w:rsid w:val="00463822"/>
    <w:rsid w:val="00464E24"/>
    <w:rsid w:val="0046588D"/>
    <w:rsid w:val="004659EA"/>
    <w:rsid w:val="00471B18"/>
    <w:rsid w:val="004769A5"/>
    <w:rsid w:val="004772A4"/>
    <w:rsid w:val="0048114C"/>
    <w:rsid w:val="00481D41"/>
    <w:rsid w:val="004911A9"/>
    <w:rsid w:val="00492136"/>
    <w:rsid w:val="004953A0"/>
    <w:rsid w:val="00495E14"/>
    <w:rsid w:val="004A20C8"/>
    <w:rsid w:val="004A25A5"/>
    <w:rsid w:val="004A37D8"/>
    <w:rsid w:val="004A4AF6"/>
    <w:rsid w:val="004A7638"/>
    <w:rsid w:val="004B1227"/>
    <w:rsid w:val="004B44E7"/>
    <w:rsid w:val="004B6944"/>
    <w:rsid w:val="004C0CDE"/>
    <w:rsid w:val="004C696A"/>
    <w:rsid w:val="004D0237"/>
    <w:rsid w:val="004D597C"/>
    <w:rsid w:val="004D5E6A"/>
    <w:rsid w:val="004D63A1"/>
    <w:rsid w:val="004D74F6"/>
    <w:rsid w:val="004E19BA"/>
    <w:rsid w:val="004E1D56"/>
    <w:rsid w:val="004E4083"/>
    <w:rsid w:val="004E5576"/>
    <w:rsid w:val="004F0F93"/>
    <w:rsid w:val="004F112C"/>
    <w:rsid w:val="004F28A2"/>
    <w:rsid w:val="004F5E41"/>
    <w:rsid w:val="00503142"/>
    <w:rsid w:val="0050319B"/>
    <w:rsid w:val="005076B1"/>
    <w:rsid w:val="00510FA1"/>
    <w:rsid w:val="00512E6A"/>
    <w:rsid w:val="00513101"/>
    <w:rsid w:val="00514C26"/>
    <w:rsid w:val="0051544A"/>
    <w:rsid w:val="00516707"/>
    <w:rsid w:val="00526279"/>
    <w:rsid w:val="005311A3"/>
    <w:rsid w:val="00535692"/>
    <w:rsid w:val="005404AE"/>
    <w:rsid w:val="00541A18"/>
    <w:rsid w:val="00545BBE"/>
    <w:rsid w:val="00550581"/>
    <w:rsid w:val="005659AD"/>
    <w:rsid w:val="0056773A"/>
    <w:rsid w:val="0057084D"/>
    <w:rsid w:val="0057285D"/>
    <w:rsid w:val="00573700"/>
    <w:rsid w:val="0057421D"/>
    <w:rsid w:val="0057719D"/>
    <w:rsid w:val="00581BF8"/>
    <w:rsid w:val="00584110"/>
    <w:rsid w:val="00584F88"/>
    <w:rsid w:val="00586921"/>
    <w:rsid w:val="0059127F"/>
    <w:rsid w:val="00592030"/>
    <w:rsid w:val="005A6A6C"/>
    <w:rsid w:val="005B0FDC"/>
    <w:rsid w:val="005B2939"/>
    <w:rsid w:val="005B5CE0"/>
    <w:rsid w:val="005B6608"/>
    <w:rsid w:val="005C0458"/>
    <w:rsid w:val="005C49A6"/>
    <w:rsid w:val="005C60CE"/>
    <w:rsid w:val="005D177A"/>
    <w:rsid w:val="005D21CC"/>
    <w:rsid w:val="005D3E70"/>
    <w:rsid w:val="005D4195"/>
    <w:rsid w:val="005D4E39"/>
    <w:rsid w:val="005D794A"/>
    <w:rsid w:val="005E0BF7"/>
    <w:rsid w:val="005E19E4"/>
    <w:rsid w:val="005E300E"/>
    <w:rsid w:val="005E4832"/>
    <w:rsid w:val="005E5F90"/>
    <w:rsid w:val="005E72D3"/>
    <w:rsid w:val="005F1698"/>
    <w:rsid w:val="005F3B7E"/>
    <w:rsid w:val="005F487E"/>
    <w:rsid w:val="005F60AB"/>
    <w:rsid w:val="005F7BB0"/>
    <w:rsid w:val="00607BA8"/>
    <w:rsid w:val="0062167E"/>
    <w:rsid w:val="00622FAB"/>
    <w:rsid w:val="006242C6"/>
    <w:rsid w:val="00624DD7"/>
    <w:rsid w:val="006252A2"/>
    <w:rsid w:val="00625580"/>
    <w:rsid w:val="006270C5"/>
    <w:rsid w:val="00627BD3"/>
    <w:rsid w:val="00632DC2"/>
    <w:rsid w:val="00645350"/>
    <w:rsid w:val="00645CF6"/>
    <w:rsid w:val="00647410"/>
    <w:rsid w:val="006500EA"/>
    <w:rsid w:val="00660D93"/>
    <w:rsid w:val="0066128D"/>
    <w:rsid w:val="00667E3F"/>
    <w:rsid w:val="00671642"/>
    <w:rsid w:val="006729C5"/>
    <w:rsid w:val="00681538"/>
    <w:rsid w:val="006943EA"/>
    <w:rsid w:val="00697700"/>
    <w:rsid w:val="006A1784"/>
    <w:rsid w:val="006A5726"/>
    <w:rsid w:val="006A5A1D"/>
    <w:rsid w:val="006A649F"/>
    <w:rsid w:val="006A6792"/>
    <w:rsid w:val="006A6CAA"/>
    <w:rsid w:val="006A6FAA"/>
    <w:rsid w:val="006B6017"/>
    <w:rsid w:val="006C093C"/>
    <w:rsid w:val="006C22B9"/>
    <w:rsid w:val="006C2EDE"/>
    <w:rsid w:val="006C34D4"/>
    <w:rsid w:val="006C4986"/>
    <w:rsid w:val="006D3F66"/>
    <w:rsid w:val="006E3E27"/>
    <w:rsid w:val="006E58E4"/>
    <w:rsid w:val="006E5F45"/>
    <w:rsid w:val="006E64FF"/>
    <w:rsid w:val="006E7C88"/>
    <w:rsid w:val="006F1F09"/>
    <w:rsid w:val="007004D9"/>
    <w:rsid w:val="00700F94"/>
    <w:rsid w:val="007027D5"/>
    <w:rsid w:val="00702FC6"/>
    <w:rsid w:val="00706BF9"/>
    <w:rsid w:val="00710967"/>
    <w:rsid w:val="007111B3"/>
    <w:rsid w:val="007137A4"/>
    <w:rsid w:val="00733210"/>
    <w:rsid w:val="007341C0"/>
    <w:rsid w:val="00735388"/>
    <w:rsid w:val="007365B4"/>
    <w:rsid w:val="00737C68"/>
    <w:rsid w:val="00743133"/>
    <w:rsid w:val="0074330C"/>
    <w:rsid w:val="007445AD"/>
    <w:rsid w:val="00745079"/>
    <w:rsid w:val="007505B2"/>
    <w:rsid w:val="007620E3"/>
    <w:rsid w:val="007678FE"/>
    <w:rsid w:val="00783C30"/>
    <w:rsid w:val="00791269"/>
    <w:rsid w:val="007921B8"/>
    <w:rsid w:val="00796D5B"/>
    <w:rsid w:val="007A5F0F"/>
    <w:rsid w:val="007A7452"/>
    <w:rsid w:val="007A7C9C"/>
    <w:rsid w:val="007B4687"/>
    <w:rsid w:val="007B6CBE"/>
    <w:rsid w:val="007C197F"/>
    <w:rsid w:val="007C219C"/>
    <w:rsid w:val="007C2F55"/>
    <w:rsid w:val="007C3D5C"/>
    <w:rsid w:val="007C6A85"/>
    <w:rsid w:val="007C6F91"/>
    <w:rsid w:val="007C7D6C"/>
    <w:rsid w:val="007C7F25"/>
    <w:rsid w:val="007D1683"/>
    <w:rsid w:val="007D1DD2"/>
    <w:rsid w:val="007D3538"/>
    <w:rsid w:val="007E0976"/>
    <w:rsid w:val="007E3C54"/>
    <w:rsid w:val="007E56A9"/>
    <w:rsid w:val="007E7080"/>
    <w:rsid w:val="007E7582"/>
    <w:rsid w:val="007F14C5"/>
    <w:rsid w:val="007F366D"/>
    <w:rsid w:val="007F5C94"/>
    <w:rsid w:val="008072CC"/>
    <w:rsid w:val="00810920"/>
    <w:rsid w:val="00811B7C"/>
    <w:rsid w:val="00812C9C"/>
    <w:rsid w:val="00814D4A"/>
    <w:rsid w:val="00816556"/>
    <w:rsid w:val="00822B3A"/>
    <w:rsid w:val="00822D67"/>
    <w:rsid w:val="00833B3F"/>
    <w:rsid w:val="008355C7"/>
    <w:rsid w:val="00837F74"/>
    <w:rsid w:val="0084184E"/>
    <w:rsid w:val="00841F05"/>
    <w:rsid w:val="008523B6"/>
    <w:rsid w:val="008536C4"/>
    <w:rsid w:val="00856397"/>
    <w:rsid w:val="00856AC9"/>
    <w:rsid w:val="00864AB0"/>
    <w:rsid w:val="008669B1"/>
    <w:rsid w:val="0086790D"/>
    <w:rsid w:val="008764BA"/>
    <w:rsid w:val="00877104"/>
    <w:rsid w:val="00882F03"/>
    <w:rsid w:val="00891186"/>
    <w:rsid w:val="0089348A"/>
    <w:rsid w:val="008A0C86"/>
    <w:rsid w:val="008A0E5B"/>
    <w:rsid w:val="008A5066"/>
    <w:rsid w:val="008B1770"/>
    <w:rsid w:val="008B6BFA"/>
    <w:rsid w:val="008C248B"/>
    <w:rsid w:val="008C264B"/>
    <w:rsid w:val="008C330C"/>
    <w:rsid w:val="008C4E5D"/>
    <w:rsid w:val="008C55D8"/>
    <w:rsid w:val="008D3DBC"/>
    <w:rsid w:val="008D5173"/>
    <w:rsid w:val="008E2A0F"/>
    <w:rsid w:val="008E392A"/>
    <w:rsid w:val="008E4573"/>
    <w:rsid w:val="008E4E89"/>
    <w:rsid w:val="008E4F35"/>
    <w:rsid w:val="008E7AF9"/>
    <w:rsid w:val="008F075C"/>
    <w:rsid w:val="008F64CE"/>
    <w:rsid w:val="008F7E0B"/>
    <w:rsid w:val="008F7F82"/>
    <w:rsid w:val="0090096E"/>
    <w:rsid w:val="00900BF8"/>
    <w:rsid w:val="00903595"/>
    <w:rsid w:val="009048FA"/>
    <w:rsid w:val="0090615C"/>
    <w:rsid w:val="00906A5D"/>
    <w:rsid w:val="00906FFB"/>
    <w:rsid w:val="0091125D"/>
    <w:rsid w:val="00915A4D"/>
    <w:rsid w:val="00916514"/>
    <w:rsid w:val="00922B55"/>
    <w:rsid w:val="009274BF"/>
    <w:rsid w:val="009276B3"/>
    <w:rsid w:val="00927BCC"/>
    <w:rsid w:val="00930819"/>
    <w:rsid w:val="00930AEF"/>
    <w:rsid w:val="009311F0"/>
    <w:rsid w:val="00932155"/>
    <w:rsid w:val="009345FC"/>
    <w:rsid w:val="0094022C"/>
    <w:rsid w:val="00945567"/>
    <w:rsid w:val="009476D6"/>
    <w:rsid w:val="00947E6F"/>
    <w:rsid w:val="009531E5"/>
    <w:rsid w:val="00955882"/>
    <w:rsid w:val="009602ED"/>
    <w:rsid w:val="00962370"/>
    <w:rsid w:val="009639CA"/>
    <w:rsid w:val="00970E36"/>
    <w:rsid w:val="00977C86"/>
    <w:rsid w:val="00982FC6"/>
    <w:rsid w:val="009876DF"/>
    <w:rsid w:val="00987E39"/>
    <w:rsid w:val="009906E9"/>
    <w:rsid w:val="00992CD4"/>
    <w:rsid w:val="00995B5D"/>
    <w:rsid w:val="009A052E"/>
    <w:rsid w:val="009A06D8"/>
    <w:rsid w:val="009A0D03"/>
    <w:rsid w:val="009A28BD"/>
    <w:rsid w:val="009A4722"/>
    <w:rsid w:val="009B2B46"/>
    <w:rsid w:val="009B7743"/>
    <w:rsid w:val="009B77FC"/>
    <w:rsid w:val="009D1380"/>
    <w:rsid w:val="009D227B"/>
    <w:rsid w:val="009D284B"/>
    <w:rsid w:val="009D47BD"/>
    <w:rsid w:val="009D7928"/>
    <w:rsid w:val="009E0794"/>
    <w:rsid w:val="009E23E1"/>
    <w:rsid w:val="009E39AF"/>
    <w:rsid w:val="009F11D7"/>
    <w:rsid w:val="009F3132"/>
    <w:rsid w:val="009F3391"/>
    <w:rsid w:val="009F5991"/>
    <w:rsid w:val="009F5DAF"/>
    <w:rsid w:val="00A02C26"/>
    <w:rsid w:val="00A14BCC"/>
    <w:rsid w:val="00A20E83"/>
    <w:rsid w:val="00A20FFD"/>
    <w:rsid w:val="00A24703"/>
    <w:rsid w:val="00A30CCF"/>
    <w:rsid w:val="00A32477"/>
    <w:rsid w:val="00A3381B"/>
    <w:rsid w:val="00A35413"/>
    <w:rsid w:val="00A3724D"/>
    <w:rsid w:val="00A4313B"/>
    <w:rsid w:val="00A45343"/>
    <w:rsid w:val="00A45649"/>
    <w:rsid w:val="00A4677A"/>
    <w:rsid w:val="00A479F2"/>
    <w:rsid w:val="00A60487"/>
    <w:rsid w:val="00A61652"/>
    <w:rsid w:val="00A61D1D"/>
    <w:rsid w:val="00A63CE7"/>
    <w:rsid w:val="00A63E00"/>
    <w:rsid w:val="00A70397"/>
    <w:rsid w:val="00A744B1"/>
    <w:rsid w:val="00A76674"/>
    <w:rsid w:val="00A771FB"/>
    <w:rsid w:val="00A81EBA"/>
    <w:rsid w:val="00A82FE9"/>
    <w:rsid w:val="00A83F46"/>
    <w:rsid w:val="00A87A8E"/>
    <w:rsid w:val="00A9382D"/>
    <w:rsid w:val="00A93A8B"/>
    <w:rsid w:val="00A95A92"/>
    <w:rsid w:val="00AA1BA6"/>
    <w:rsid w:val="00AA6194"/>
    <w:rsid w:val="00AB0C1E"/>
    <w:rsid w:val="00AB2BC9"/>
    <w:rsid w:val="00AC071D"/>
    <w:rsid w:val="00AC2698"/>
    <w:rsid w:val="00AC372B"/>
    <w:rsid w:val="00AC4445"/>
    <w:rsid w:val="00AC68E3"/>
    <w:rsid w:val="00AC7EE7"/>
    <w:rsid w:val="00AD27C4"/>
    <w:rsid w:val="00AE38FE"/>
    <w:rsid w:val="00AE4DFC"/>
    <w:rsid w:val="00AE6022"/>
    <w:rsid w:val="00AE6B11"/>
    <w:rsid w:val="00AF0AD9"/>
    <w:rsid w:val="00AF0F20"/>
    <w:rsid w:val="00AF2470"/>
    <w:rsid w:val="00AF338A"/>
    <w:rsid w:val="00AF443F"/>
    <w:rsid w:val="00B01271"/>
    <w:rsid w:val="00B02E66"/>
    <w:rsid w:val="00B07BFC"/>
    <w:rsid w:val="00B13961"/>
    <w:rsid w:val="00B14846"/>
    <w:rsid w:val="00B14B98"/>
    <w:rsid w:val="00B15736"/>
    <w:rsid w:val="00B20932"/>
    <w:rsid w:val="00B20E1E"/>
    <w:rsid w:val="00B23F05"/>
    <w:rsid w:val="00B32C9F"/>
    <w:rsid w:val="00B336C7"/>
    <w:rsid w:val="00B35648"/>
    <w:rsid w:val="00B35A4A"/>
    <w:rsid w:val="00B45167"/>
    <w:rsid w:val="00B45B6A"/>
    <w:rsid w:val="00B50C4B"/>
    <w:rsid w:val="00B63760"/>
    <w:rsid w:val="00B66C34"/>
    <w:rsid w:val="00B70C4F"/>
    <w:rsid w:val="00B75BFB"/>
    <w:rsid w:val="00B771D8"/>
    <w:rsid w:val="00B77A8C"/>
    <w:rsid w:val="00B91BFE"/>
    <w:rsid w:val="00BA16D6"/>
    <w:rsid w:val="00BA3139"/>
    <w:rsid w:val="00BB0674"/>
    <w:rsid w:val="00BB1831"/>
    <w:rsid w:val="00BB2958"/>
    <w:rsid w:val="00BB643D"/>
    <w:rsid w:val="00BB6E3E"/>
    <w:rsid w:val="00BB6FDA"/>
    <w:rsid w:val="00BB71A5"/>
    <w:rsid w:val="00BC09BA"/>
    <w:rsid w:val="00BC1F56"/>
    <w:rsid w:val="00BC339B"/>
    <w:rsid w:val="00BC49C4"/>
    <w:rsid w:val="00BD1F00"/>
    <w:rsid w:val="00BD3691"/>
    <w:rsid w:val="00BD7010"/>
    <w:rsid w:val="00BD766B"/>
    <w:rsid w:val="00BE120F"/>
    <w:rsid w:val="00BE124F"/>
    <w:rsid w:val="00BE26E1"/>
    <w:rsid w:val="00BE6546"/>
    <w:rsid w:val="00BF4CAB"/>
    <w:rsid w:val="00BF624A"/>
    <w:rsid w:val="00C04B95"/>
    <w:rsid w:val="00C06352"/>
    <w:rsid w:val="00C071BB"/>
    <w:rsid w:val="00C10ED3"/>
    <w:rsid w:val="00C11A3D"/>
    <w:rsid w:val="00C11BC6"/>
    <w:rsid w:val="00C12043"/>
    <w:rsid w:val="00C12A09"/>
    <w:rsid w:val="00C1329F"/>
    <w:rsid w:val="00C2077A"/>
    <w:rsid w:val="00C2604A"/>
    <w:rsid w:val="00C263E6"/>
    <w:rsid w:val="00C31582"/>
    <w:rsid w:val="00C31CF7"/>
    <w:rsid w:val="00C331D0"/>
    <w:rsid w:val="00C33AEE"/>
    <w:rsid w:val="00C33CBC"/>
    <w:rsid w:val="00C341EC"/>
    <w:rsid w:val="00C36E0C"/>
    <w:rsid w:val="00C41CD4"/>
    <w:rsid w:val="00C4315C"/>
    <w:rsid w:val="00C45AA2"/>
    <w:rsid w:val="00C461C3"/>
    <w:rsid w:val="00C47852"/>
    <w:rsid w:val="00C51EF5"/>
    <w:rsid w:val="00C52881"/>
    <w:rsid w:val="00C5580D"/>
    <w:rsid w:val="00C5726E"/>
    <w:rsid w:val="00C6146E"/>
    <w:rsid w:val="00C638B7"/>
    <w:rsid w:val="00C64565"/>
    <w:rsid w:val="00C6458D"/>
    <w:rsid w:val="00C66ACC"/>
    <w:rsid w:val="00C67798"/>
    <w:rsid w:val="00C72305"/>
    <w:rsid w:val="00C75F33"/>
    <w:rsid w:val="00C766FF"/>
    <w:rsid w:val="00C876AB"/>
    <w:rsid w:val="00C92A5A"/>
    <w:rsid w:val="00C97CCB"/>
    <w:rsid w:val="00CA0C28"/>
    <w:rsid w:val="00CA3351"/>
    <w:rsid w:val="00CA7858"/>
    <w:rsid w:val="00CB5725"/>
    <w:rsid w:val="00CC156B"/>
    <w:rsid w:val="00CC1E2C"/>
    <w:rsid w:val="00CC7760"/>
    <w:rsid w:val="00CD045E"/>
    <w:rsid w:val="00CD3221"/>
    <w:rsid w:val="00CD3D9F"/>
    <w:rsid w:val="00CE2629"/>
    <w:rsid w:val="00CE5A95"/>
    <w:rsid w:val="00CF5E4A"/>
    <w:rsid w:val="00D0231C"/>
    <w:rsid w:val="00D02917"/>
    <w:rsid w:val="00D03F43"/>
    <w:rsid w:val="00D04F28"/>
    <w:rsid w:val="00D05E19"/>
    <w:rsid w:val="00D100DF"/>
    <w:rsid w:val="00D148BF"/>
    <w:rsid w:val="00D24C59"/>
    <w:rsid w:val="00D260AE"/>
    <w:rsid w:val="00D30557"/>
    <w:rsid w:val="00D33AA9"/>
    <w:rsid w:val="00D33C18"/>
    <w:rsid w:val="00D35164"/>
    <w:rsid w:val="00D3554E"/>
    <w:rsid w:val="00D358A4"/>
    <w:rsid w:val="00D4000B"/>
    <w:rsid w:val="00D40A56"/>
    <w:rsid w:val="00D45F7A"/>
    <w:rsid w:val="00D4647A"/>
    <w:rsid w:val="00D52239"/>
    <w:rsid w:val="00D539D1"/>
    <w:rsid w:val="00D55609"/>
    <w:rsid w:val="00D56573"/>
    <w:rsid w:val="00D57651"/>
    <w:rsid w:val="00D60E34"/>
    <w:rsid w:val="00D63177"/>
    <w:rsid w:val="00D65245"/>
    <w:rsid w:val="00D6645A"/>
    <w:rsid w:val="00D7394B"/>
    <w:rsid w:val="00D82760"/>
    <w:rsid w:val="00D83308"/>
    <w:rsid w:val="00D854D7"/>
    <w:rsid w:val="00D85729"/>
    <w:rsid w:val="00D85B5E"/>
    <w:rsid w:val="00D85F4D"/>
    <w:rsid w:val="00D85FDE"/>
    <w:rsid w:val="00D90050"/>
    <w:rsid w:val="00DA38F5"/>
    <w:rsid w:val="00DA4407"/>
    <w:rsid w:val="00DA6569"/>
    <w:rsid w:val="00DB0828"/>
    <w:rsid w:val="00DB0EE7"/>
    <w:rsid w:val="00DB1884"/>
    <w:rsid w:val="00DB19DA"/>
    <w:rsid w:val="00DB1F83"/>
    <w:rsid w:val="00DB5378"/>
    <w:rsid w:val="00DC1148"/>
    <w:rsid w:val="00DC360C"/>
    <w:rsid w:val="00DC69FC"/>
    <w:rsid w:val="00DD06A6"/>
    <w:rsid w:val="00DD0D1D"/>
    <w:rsid w:val="00DD3397"/>
    <w:rsid w:val="00DD3CF4"/>
    <w:rsid w:val="00DD400A"/>
    <w:rsid w:val="00DD55CF"/>
    <w:rsid w:val="00DD7D34"/>
    <w:rsid w:val="00DD7E18"/>
    <w:rsid w:val="00DE095A"/>
    <w:rsid w:val="00DE2010"/>
    <w:rsid w:val="00DE68ED"/>
    <w:rsid w:val="00E0300F"/>
    <w:rsid w:val="00E03CF3"/>
    <w:rsid w:val="00E04A6B"/>
    <w:rsid w:val="00E059B0"/>
    <w:rsid w:val="00E06BC3"/>
    <w:rsid w:val="00E14D37"/>
    <w:rsid w:val="00E21A43"/>
    <w:rsid w:val="00E22DA7"/>
    <w:rsid w:val="00E23155"/>
    <w:rsid w:val="00E23C07"/>
    <w:rsid w:val="00E250F2"/>
    <w:rsid w:val="00E27349"/>
    <w:rsid w:val="00E2772E"/>
    <w:rsid w:val="00E30262"/>
    <w:rsid w:val="00E30C97"/>
    <w:rsid w:val="00E31EE6"/>
    <w:rsid w:val="00E322A8"/>
    <w:rsid w:val="00E32F9F"/>
    <w:rsid w:val="00E33F18"/>
    <w:rsid w:val="00E40AC7"/>
    <w:rsid w:val="00E43AE6"/>
    <w:rsid w:val="00E443B0"/>
    <w:rsid w:val="00E44406"/>
    <w:rsid w:val="00E47348"/>
    <w:rsid w:val="00E537D8"/>
    <w:rsid w:val="00E5408A"/>
    <w:rsid w:val="00E56038"/>
    <w:rsid w:val="00E560E2"/>
    <w:rsid w:val="00E602EE"/>
    <w:rsid w:val="00E60443"/>
    <w:rsid w:val="00E66A77"/>
    <w:rsid w:val="00E679B2"/>
    <w:rsid w:val="00E730D7"/>
    <w:rsid w:val="00E74FA7"/>
    <w:rsid w:val="00E76730"/>
    <w:rsid w:val="00E8121F"/>
    <w:rsid w:val="00E83A52"/>
    <w:rsid w:val="00E83E15"/>
    <w:rsid w:val="00E92722"/>
    <w:rsid w:val="00E929CC"/>
    <w:rsid w:val="00E93B25"/>
    <w:rsid w:val="00E97D35"/>
    <w:rsid w:val="00EA2C33"/>
    <w:rsid w:val="00EA6960"/>
    <w:rsid w:val="00EA70B8"/>
    <w:rsid w:val="00EB15A3"/>
    <w:rsid w:val="00EB386B"/>
    <w:rsid w:val="00EB642F"/>
    <w:rsid w:val="00EB66D2"/>
    <w:rsid w:val="00EB7BFD"/>
    <w:rsid w:val="00EC3EF2"/>
    <w:rsid w:val="00EC48B0"/>
    <w:rsid w:val="00EC6F7B"/>
    <w:rsid w:val="00EC775F"/>
    <w:rsid w:val="00ED17A5"/>
    <w:rsid w:val="00ED2754"/>
    <w:rsid w:val="00ED4365"/>
    <w:rsid w:val="00ED6C54"/>
    <w:rsid w:val="00ED6F69"/>
    <w:rsid w:val="00EF0F17"/>
    <w:rsid w:val="00EF2152"/>
    <w:rsid w:val="00EF2B91"/>
    <w:rsid w:val="00F01352"/>
    <w:rsid w:val="00F01D60"/>
    <w:rsid w:val="00F0630F"/>
    <w:rsid w:val="00F1128D"/>
    <w:rsid w:val="00F15B63"/>
    <w:rsid w:val="00F17902"/>
    <w:rsid w:val="00F21B80"/>
    <w:rsid w:val="00F255CE"/>
    <w:rsid w:val="00F25BFA"/>
    <w:rsid w:val="00F262DC"/>
    <w:rsid w:val="00F275E2"/>
    <w:rsid w:val="00F322B3"/>
    <w:rsid w:val="00F322B8"/>
    <w:rsid w:val="00F3372D"/>
    <w:rsid w:val="00F3490E"/>
    <w:rsid w:val="00F34CBF"/>
    <w:rsid w:val="00F43544"/>
    <w:rsid w:val="00F4384C"/>
    <w:rsid w:val="00F54B7E"/>
    <w:rsid w:val="00F55315"/>
    <w:rsid w:val="00F62B13"/>
    <w:rsid w:val="00F677DA"/>
    <w:rsid w:val="00F67B12"/>
    <w:rsid w:val="00F717C4"/>
    <w:rsid w:val="00F74F79"/>
    <w:rsid w:val="00F77CFF"/>
    <w:rsid w:val="00F80DB3"/>
    <w:rsid w:val="00F818EB"/>
    <w:rsid w:val="00F8329F"/>
    <w:rsid w:val="00F83715"/>
    <w:rsid w:val="00F84744"/>
    <w:rsid w:val="00F84A7F"/>
    <w:rsid w:val="00F84D75"/>
    <w:rsid w:val="00F872BA"/>
    <w:rsid w:val="00F90065"/>
    <w:rsid w:val="00F9313A"/>
    <w:rsid w:val="00F947FF"/>
    <w:rsid w:val="00F96B8C"/>
    <w:rsid w:val="00FA3187"/>
    <w:rsid w:val="00FA4518"/>
    <w:rsid w:val="00FA6CFB"/>
    <w:rsid w:val="00FA7682"/>
    <w:rsid w:val="00FB1173"/>
    <w:rsid w:val="00FB44C8"/>
    <w:rsid w:val="00FB5E5C"/>
    <w:rsid w:val="00FB67F3"/>
    <w:rsid w:val="00FC0EA8"/>
    <w:rsid w:val="00FC6108"/>
    <w:rsid w:val="00FC750D"/>
    <w:rsid w:val="00FE39A4"/>
    <w:rsid w:val="00FE547A"/>
    <w:rsid w:val="00FF060F"/>
    <w:rsid w:val="00FF164F"/>
    <w:rsid w:val="00FF5914"/>
    <w:rsid w:val="00FF76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2F8A6"/>
  <w15:chartTrackingRefBased/>
  <w15:docId w15:val="{5ACCADE6-DAD2-AC4C-9B87-60D150CA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E6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15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5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15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A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A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A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A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5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A4D"/>
    <w:rPr>
      <w:rFonts w:eastAsiaTheme="majorEastAsia" w:cstheme="majorBidi"/>
      <w:color w:val="272727" w:themeColor="text1" w:themeTint="D8"/>
    </w:rPr>
  </w:style>
  <w:style w:type="paragraph" w:styleId="Title">
    <w:name w:val="Title"/>
    <w:basedOn w:val="Normal"/>
    <w:next w:val="Normal"/>
    <w:link w:val="TitleChar"/>
    <w:uiPriority w:val="10"/>
    <w:qFormat/>
    <w:rsid w:val="00915A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A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A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5A4D"/>
    <w:rPr>
      <w:i/>
      <w:iCs/>
      <w:color w:val="404040" w:themeColor="text1" w:themeTint="BF"/>
    </w:rPr>
  </w:style>
  <w:style w:type="paragraph" w:styleId="ListParagraph">
    <w:name w:val="List Paragraph"/>
    <w:basedOn w:val="Normal"/>
    <w:uiPriority w:val="34"/>
    <w:qFormat/>
    <w:rsid w:val="00915A4D"/>
    <w:pPr>
      <w:ind w:left="720"/>
      <w:contextualSpacing/>
    </w:pPr>
  </w:style>
  <w:style w:type="character" w:styleId="IntenseEmphasis">
    <w:name w:val="Intense Emphasis"/>
    <w:basedOn w:val="DefaultParagraphFont"/>
    <w:uiPriority w:val="21"/>
    <w:qFormat/>
    <w:rsid w:val="00915A4D"/>
    <w:rPr>
      <w:i/>
      <w:iCs/>
      <w:color w:val="0F4761" w:themeColor="accent1" w:themeShade="BF"/>
    </w:rPr>
  </w:style>
  <w:style w:type="paragraph" w:styleId="IntenseQuote">
    <w:name w:val="Intense Quote"/>
    <w:basedOn w:val="Normal"/>
    <w:next w:val="Normal"/>
    <w:link w:val="IntenseQuoteChar"/>
    <w:uiPriority w:val="30"/>
    <w:qFormat/>
    <w:rsid w:val="00915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A4D"/>
    <w:rPr>
      <w:i/>
      <w:iCs/>
      <w:color w:val="0F4761" w:themeColor="accent1" w:themeShade="BF"/>
    </w:rPr>
  </w:style>
  <w:style w:type="character" w:styleId="IntenseReference">
    <w:name w:val="Intense Reference"/>
    <w:basedOn w:val="DefaultParagraphFont"/>
    <w:uiPriority w:val="32"/>
    <w:qFormat/>
    <w:rsid w:val="00915A4D"/>
    <w:rPr>
      <w:b/>
      <w:bCs/>
      <w:smallCaps/>
      <w:color w:val="0F4761" w:themeColor="accent1" w:themeShade="BF"/>
      <w:spacing w:val="5"/>
    </w:rPr>
  </w:style>
  <w:style w:type="paragraph" w:styleId="BodyText">
    <w:name w:val="Body Text"/>
    <w:basedOn w:val="Normal"/>
    <w:link w:val="BodyTextChar"/>
    <w:unhideWhenUsed/>
    <w:rsid w:val="00915A4D"/>
    <w:pPr>
      <w:spacing w:before="240" w:after="120"/>
    </w:pPr>
    <w:rPr>
      <w:rFonts w:ascii="Arial" w:hAnsi="Arial"/>
      <w:szCs w:val="20"/>
      <w:lang w:val="en-US" w:eastAsia="en-CA"/>
    </w:rPr>
  </w:style>
  <w:style w:type="character" w:customStyle="1" w:styleId="BodyTextChar">
    <w:name w:val="Body Text Char"/>
    <w:basedOn w:val="DefaultParagraphFont"/>
    <w:link w:val="BodyText"/>
    <w:rsid w:val="00915A4D"/>
    <w:rPr>
      <w:rFonts w:ascii="Arial" w:eastAsia="Times New Roman" w:hAnsi="Arial" w:cs="Times New Roman"/>
      <w:kern w:val="0"/>
      <w:szCs w:val="20"/>
      <w:lang w:val="en-US" w:eastAsia="en-CA"/>
      <w14:ligatures w14:val="none"/>
    </w:rPr>
  </w:style>
  <w:style w:type="paragraph" w:styleId="Header">
    <w:name w:val="header"/>
    <w:basedOn w:val="Normal"/>
    <w:link w:val="HeaderChar"/>
    <w:unhideWhenUsed/>
    <w:rsid w:val="00915A4D"/>
    <w:pPr>
      <w:tabs>
        <w:tab w:val="center" w:pos="4680"/>
        <w:tab w:val="right" w:pos="9360"/>
      </w:tabs>
      <w:spacing w:after="240"/>
    </w:pPr>
    <w:rPr>
      <w:rFonts w:ascii="Arial" w:hAnsi="Arial"/>
      <w:szCs w:val="20"/>
      <w:lang w:val="en-US" w:eastAsia="en-CA"/>
    </w:rPr>
  </w:style>
  <w:style w:type="character" w:customStyle="1" w:styleId="HeaderChar">
    <w:name w:val="Header Char"/>
    <w:basedOn w:val="DefaultParagraphFont"/>
    <w:link w:val="Header"/>
    <w:rsid w:val="00915A4D"/>
    <w:rPr>
      <w:rFonts w:ascii="Arial" w:eastAsia="Times New Roman" w:hAnsi="Arial" w:cs="Times New Roman"/>
      <w:kern w:val="0"/>
      <w:szCs w:val="20"/>
      <w:lang w:val="en-US" w:eastAsia="en-CA"/>
      <w14:ligatures w14:val="none"/>
    </w:rPr>
  </w:style>
  <w:style w:type="paragraph" w:styleId="Footer">
    <w:name w:val="footer"/>
    <w:basedOn w:val="Normal"/>
    <w:link w:val="FooterChar"/>
    <w:unhideWhenUsed/>
    <w:rsid w:val="00915A4D"/>
    <w:pPr>
      <w:tabs>
        <w:tab w:val="center" w:pos="4680"/>
        <w:tab w:val="right" w:pos="9360"/>
      </w:tabs>
      <w:spacing w:after="240"/>
    </w:pPr>
    <w:rPr>
      <w:rFonts w:ascii="Arial" w:hAnsi="Arial"/>
      <w:szCs w:val="20"/>
      <w:lang w:val="en-US" w:eastAsia="en-CA"/>
    </w:rPr>
  </w:style>
  <w:style w:type="character" w:customStyle="1" w:styleId="FooterChar">
    <w:name w:val="Footer Char"/>
    <w:basedOn w:val="DefaultParagraphFont"/>
    <w:link w:val="Footer"/>
    <w:rsid w:val="00915A4D"/>
    <w:rPr>
      <w:rFonts w:ascii="Arial" w:eastAsia="Times New Roman" w:hAnsi="Arial" w:cs="Times New Roman"/>
      <w:kern w:val="0"/>
      <w:szCs w:val="20"/>
      <w:lang w:val="en-US" w:eastAsia="en-CA"/>
      <w14:ligatures w14:val="none"/>
    </w:rPr>
  </w:style>
  <w:style w:type="table" w:styleId="TableGrid">
    <w:name w:val="Table Grid"/>
    <w:basedOn w:val="TableNormal"/>
    <w:uiPriority w:val="59"/>
    <w:rsid w:val="00915A4D"/>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915A4D"/>
    <w:pPr>
      <w:spacing w:before="120" w:after="120"/>
    </w:pPr>
    <w:rPr>
      <w:rFonts w:ascii="Arial" w:hAnsi="Arial"/>
      <w:b/>
      <w:iCs/>
      <w:sz w:val="20"/>
      <w:szCs w:val="18"/>
      <w:lang w:val="en-US" w:eastAsia="en-CA"/>
    </w:rPr>
  </w:style>
  <w:style w:type="character" w:styleId="Emphasis">
    <w:name w:val="Emphasis"/>
    <w:basedOn w:val="DefaultParagraphFont"/>
    <w:uiPriority w:val="20"/>
    <w:qFormat/>
    <w:rsid w:val="00915A4D"/>
    <w:rPr>
      <w:i/>
      <w:iCs/>
    </w:rPr>
  </w:style>
  <w:style w:type="paragraph" w:styleId="NormalWeb">
    <w:name w:val="Normal (Web)"/>
    <w:basedOn w:val="Normal"/>
    <w:uiPriority w:val="99"/>
    <w:unhideWhenUsed/>
    <w:rsid w:val="00915A4D"/>
    <w:pPr>
      <w:spacing w:before="240" w:after="240"/>
    </w:pPr>
    <w:rPr>
      <w:lang w:val="en-US" w:eastAsia="en-CA"/>
    </w:rPr>
  </w:style>
  <w:style w:type="character" w:customStyle="1" w:styleId="normaltextrun">
    <w:name w:val="normaltextrun"/>
    <w:basedOn w:val="DefaultParagraphFont"/>
    <w:rsid w:val="00915A4D"/>
  </w:style>
  <w:style w:type="paragraph" w:customStyle="1" w:styleId="paragraph">
    <w:name w:val="paragraph"/>
    <w:basedOn w:val="Normal"/>
    <w:rsid w:val="00915A4D"/>
    <w:pPr>
      <w:spacing w:before="100" w:beforeAutospacing="1" w:after="100" w:afterAutospacing="1"/>
    </w:pPr>
  </w:style>
  <w:style w:type="character" w:customStyle="1" w:styleId="scxw167752562">
    <w:name w:val="scxw167752562"/>
    <w:basedOn w:val="DefaultParagraphFont"/>
    <w:rsid w:val="00915A4D"/>
  </w:style>
  <w:style w:type="character" w:styleId="Hyperlink">
    <w:name w:val="Hyperlink"/>
    <w:basedOn w:val="DefaultParagraphFont"/>
    <w:uiPriority w:val="99"/>
    <w:unhideWhenUsed/>
    <w:rsid w:val="003B0052"/>
    <w:rPr>
      <w:color w:val="467886" w:themeColor="hyperlink"/>
      <w:u w:val="single"/>
    </w:rPr>
  </w:style>
  <w:style w:type="paragraph" w:customStyle="1" w:styleId="Paragraph0">
    <w:name w:val="Paragraph"/>
    <w:basedOn w:val="Normal"/>
    <w:rsid w:val="003B0052"/>
    <w:pPr>
      <w:spacing w:before="120"/>
      <w:ind w:firstLine="720"/>
    </w:pPr>
    <w:rPr>
      <w:lang w:val="en-US"/>
    </w:rPr>
  </w:style>
  <w:style w:type="character" w:styleId="LineNumber">
    <w:name w:val="line number"/>
    <w:basedOn w:val="DefaultParagraphFont"/>
    <w:uiPriority w:val="99"/>
    <w:semiHidden/>
    <w:unhideWhenUsed/>
    <w:rsid w:val="001F7AB5"/>
  </w:style>
  <w:style w:type="character" w:customStyle="1" w:styleId="dtet0b">
    <w:name w:val="dtet0b"/>
    <w:basedOn w:val="DefaultParagraphFont"/>
    <w:rsid w:val="00C52881"/>
  </w:style>
  <w:style w:type="character" w:styleId="Strong">
    <w:name w:val="Strong"/>
    <w:basedOn w:val="DefaultParagraphFont"/>
    <w:uiPriority w:val="22"/>
    <w:qFormat/>
    <w:rsid w:val="00337D2A"/>
    <w:rPr>
      <w:b/>
      <w:bCs/>
    </w:rPr>
  </w:style>
  <w:style w:type="character" w:styleId="HTMLCode">
    <w:name w:val="HTML Code"/>
    <w:basedOn w:val="DefaultParagraphFont"/>
    <w:uiPriority w:val="99"/>
    <w:semiHidden/>
    <w:unhideWhenUsed/>
    <w:rsid w:val="00B23F0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D03F43"/>
    <w:rPr>
      <w:sz w:val="16"/>
      <w:szCs w:val="16"/>
    </w:rPr>
  </w:style>
  <w:style w:type="paragraph" w:styleId="CommentText">
    <w:name w:val="annotation text"/>
    <w:basedOn w:val="Normal"/>
    <w:link w:val="CommentTextChar"/>
    <w:uiPriority w:val="99"/>
    <w:unhideWhenUsed/>
    <w:rsid w:val="00D03F43"/>
    <w:rPr>
      <w:sz w:val="20"/>
      <w:szCs w:val="20"/>
    </w:rPr>
  </w:style>
  <w:style w:type="character" w:customStyle="1" w:styleId="CommentTextChar">
    <w:name w:val="Comment Text Char"/>
    <w:basedOn w:val="DefaultParagraphFont"/>
    <w:link w:val="CommentText"/>
    <w:uiPriority w:val="99"/>
    <w:rsid w:val="00D03F4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03F43"/>
    <w:rPr>
      <w:b/>
      <w:bCs/>
    </w:rPr>
  </w:style>
  <w:style w:type="character" w:customStyle="1" w:styleId="CommentSubjectChar">
    <w:name w:val="Comment Subject Char"/>
    <w:basedOn w:val="CommentTextChar"/>
    <w:link w:val="CommentSubject"/>
    <w:uiPriority w:val="99"/>
    <w:semiHidden/>
    <w:rsid w:val="00D03F43"/>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916514"/>
    <w:pPr>
      <w:spacing w:after="240"/>
      <w:ind w:left="720" w:hanging="720"/>
    </w:pPr>
  </w:style>
  <w:style w:type="paragraph" w:styleId="Revision">
    <w:name w:val="Revision"/>
    <w:hidden/>
    <w:uiPriority w:val="99"/>
    <w:semiHidden/>
    <w:rsid w:val="00584110"/>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38182">
      <w:bodyDiv w:val="1"/>
      <w:marLeft w:val="0"/>
      <w:marRight w:val="0"/>
      <w:marTop w:val="0"/>
      <w:marBottom w:val="0"/>
      <w:divBdr>
        <w:top w:val="none" w:sz="0" w:space="0" w:color="auto"/>
        <w:left w:val="none" w:sz="0" w:space="0" w:color="auto"/>
        <w:bottom w:val="none" w:sz="0" w:space="0" w:color="auto"/>
        <w:right w:val="none" w:sz="0" w:space="0" w:color="auto"/>
      </w:divBdr>
    </w:div>
    <w:div w:id="273484893">
      <w:bodyDiv w:val="1"/>
      <w:marLeft w:val="0"/>
      <w:marRight w:val="0"/>
      <w:marTop w:val="0"/>
      <w:marBottom w:val="0"/>
      <w:divBdr>
        <w:top w:val="none" w:sz="0" w:space="0" w:color="auto"/>
        <w:left w:val="none" w:sz="0" w:space="0" w:color="auto"/>
        <w:bottom w:val="none" w:sz="0" w:space="0" w:color="auto"/>
        <w:right w:val="none" w:sz="0" w:space="0" w:color="auto"/>
      </w:divBdr>
    </w:div>
    <w:div w:id="337974562">
      <w:bodyDiv w:val="1"/>
      <w:marLeft w:val="0"/>
      <w:marRight w:val="0"/>
      <w:marTop w:val="0"/>
      <w:marBottom w:val="0"/>
      <w:divBdr>
        <w:top w:val="none" w:sz="0" w:space="0" w:color="auto"/>
        <w:left w:val="none" w:sz="0" w:space="0" w:color="auto"/>
        <w:bottom w:val="none" w:sz="0" w:space="0" w:color="auto"/>
        <w:right w:val="none" w:sz="0" w:space="0" w:color="auto"/>
      </w:divBdr>
    </w:div>
    <w:div w:id="354694653">
      <w:bodyDiv w:val="1"/>
      <w:marLeft w:val="0"/>
      <w:marRight w:val="0"/>
      <w:marTop w:val="0"/>
      <w:marBottom w:val="0"/>
      <w:divBdr>
        <w:top w:val="none" w:sz="0" w:space="0" w:color="auto"/>
        <w:left w:val="none" w:sz="0" w:space="0" w:color="auto"/>
        <w:bottom w:val="none" w:sz="0" w:space="0" w:color="auto"/>
        <w:right w:val="none" w:sz="0" w:space="0" w:color="auto"/>
      </w:divBdr>
    </w:div>
    <w:div w:id="376398892">
      <w:bodyDiv w:val="1"/>
      <w:marLeft w:val="0"/>
      <w:marRight w:val="0"/>
      <w:marTop w:val="0"/>
      <w:marBottom w:val="0"/>
      <w:divBdr>
        <w:top w:val="none" w:sz="0" w:space="0" w:color="auto"/>
        <w:left w:val="none" w:sz="0" w:space="0" w:color="auto"/>
        <w:bottom w:val="none" w:sz="0" w:space="0" w:color="auto"/>
        <w:right w:val="none" w:sz="0" w:space="0" w:color="auto"/>
      </w:divBdr>
    </w:div>
    <w:div w:id="392314362">
      <w:bodyDiv w:val="1"/>
      <w:marLeft w:val="0"/>
      <w:marRight w:val="0"/>
      <w:marTop w:val="0"/>
      <w:marBottom w:val="0"/>
      <w:divBdr>
        <w:top w:val="none" w:sz="0" w:space="0" w:color="auto"/>
        <w:left w:val="none" w:sz="0" w:space="0" w:color="auto"/>
        <w:bottom w:val="none" w:sz="0" w:space="0" w:color="auto"/>
        <w:right w:val="none" w:sz="0" w:space="0" w:color="auto"/>
      </w:divBdr>
    </w:div>
    <w:div w:id="459224818">
      <w:bodyDiv w:val="1"/>
      <w:marLeft w:val="0"/>
      <w:marRight w:val="0"/>
      <w:marTop w:val="0"/>
      <w:marBottom w:val="0"/>
      <w:divBdr>
        <w:top w:val="none" w:sz="0" w:space="0" w:color="auto"/>
        <w:left w:val="none" w:sz="0" w:space="0" w:color="auto"/>
        <w:bottom w:val="none" w:sz="0" w:space="0" w:color="auto"/>
        <w:right w:val="none" w:sz="0" w:space="0" w:color="auto"/>
      </w:divBdr>
    </w:div>
    <w:div w:id="499006296">
      <w:bodyDiv w:val="1"/>
      <w:marLeft w:val="0"/>
      <w:marRight w:val="0"/>
      <w:marTop w:val="0"/>
      <w:marBottom w:val="0"/>
      <w:divBdr>
        <w:top w:val="none" w:sz="0" w:space="0" w:color="auto"/>
        <w:left w:val="none" w:sz="0" w:space="0" w:color="auto"/>
        <w:bottom w:val="none" w:sz="0" w:space="0" w:color="auto"/>
        <w:right w:val="none" w:sz="0" w:space="0" w:color="auto"/>
      </w:divBdr>
    </w:div>
    <w:div w:id="539056565">
      <w:bodyDiv w:val="1"/>
      <w:marLeft w:val="0"/>
      <w:marRight w:val="0"/>
      <w:marTop w:val="0"/>
      <w:marBottom w:val="0"/>
      <w:divBdr>
        <w:top w:val="none" w:sz="0" w:space="0" w:color="auto"/>
        <w:left w:val="none" w:sz="0" w:space="0" w:color="auto"/>
        <w:bottom w:val="none" w:sz="0" w:space="0" w:color="auto"/>
        <w:right w:val="none" w:sz="0" w:space="0" w:color="auto"/>
      </w:divBdr>
      <w:divsChild>
        <w:div w:id="1907648234">
          <w:marLeft w:val="0"/>
          <w:marRight w:val="0"/>
          <w:marTop w:val="0"/>
          <w:marBottom w:val="0"/>
          <w:divBdr>
            <w:top w:val="none" w:sz="0" w:space="0" w:color="auto"/>
            <w:left w:val="none" w:sz="0" w:space="0" w:color="auto"/>
            <w:bottom w:val="none" w:sz="0" w:space="0" w:color="auto"/>
            <w:right w:val="none" w:sz="0" w:space="0" w:color="auto"/>
          </w:divBdr>
          <w:divsChild>
            <w:div w:id="64188280">
              <w:marLeft w:val="0"/>
              <w:marRight w:val="0"/>
              <w:marTop w:val="0"/>
              <w:marBottom w:val="0"/>
              <w:divBdr>
                <w:top w:val="none" w:sz="0" w:space="0" w:color="auto"/>
                <w:left w:val="none" w:sz="0" w:space="0" w:color="auto"/>
                <w:bottom w:val="none" w:sz="0" w:space="0" w:color="auto"/>
                <w:right w:val="none" w:sz="0" w:space="0" w:color="auto"/>
              </w:divBdr>
              <w:divsChild>
                <w:div w:id="1163815623">
                  <w:marLeft w:val="0"/>
                  <w:marRight w:val="0"/>
                  <w:marTop w:val="0"/>
                  <w:marBottom w:val="0"/>
                  <w:divBdr>
                    <w:top w:val="none" w:sz="0" w:space="0" w:color="auto"/>
                    <w:left w:val="none" w:sz="0" w:space="0" w:color="auto"/>
                    <w:bottom w:val="none" w:sz="0" w:space="0" w:color="auto"/>
                    <w:right w:val="none" w:sz="0" w:space="0" w:color="auto"/>
                  </w:divBdr>
                  <w:divsChild>
                    <w:div w:id="1702512723">
                      <w:marLeft w:val="0"/>
                      <w:marRight w:val="0"/>
                      <w:marTop w:val="0"/>
                      <w:marBottom w:val="0"/>
                      <w:divBdr>
                        <w:top w:val="none" w:sz="0" w:space="0" w:color="auto"/>
                        <w:left w:val="none" w:sz="0" w:space="0" w:color="auto"/>
                        <w:bottom w:val="none" w:sz="0" w:space="0" w:color="auto"/>
                        <w:right w:val="none" w:sz="0" w:space="0" w:color="auto"/>
                      </w:divBdr>
                      <w:divsChild>
                        <w:div w:id="16291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4172">
          <w:marLeft w:val="0"/>
          <w:marRight w:val="0"/>
          <w:marTop w:val="0"/>
          <w:marBottom w:val="0"/>
          <w:divBdr>
            <w:top w:val="none" w:sz="0" w:space="0" w:color="auto"/>
            <w:left w:val="none" w:sz="0" w:space="0" w:color="auto"/>
            <w:bottom w:val="none" w:sz="0" w:space="0" w:color="auto"/>
            <w:right w:val="none" w:sz="0" w:space="0" w:color="auto"/>
          </w:divBdr>
          <w:divsChild>
            <w:div w:id="314989631">
              <w:marLeft w:val="0"/>
              <w:marRight w:val="0"/>
              <w:marTop w:val="0"/>
              <w:marBottom w:val="0"/>
              <w:divBdr>
                <w:top w:val="none" w:sz="0" w:space="0" w:color="auto"/>
                <w:left w:val="none" w:sz="0" w:space="0" w:color="auto"/>
                <w:bottom w:val="none" w:sz="0" w:space="0" w:color="auto"/>
                <w:right w:val="none" w:sz="0" w:space="0" w:color="auto"/>
              </w:divBdr>
              <w:divsChild>
                <w:div w:id="256407180">
                  <w:marLeft w:val="0"/>
                  <w:marRight w:val="0"/>
                  <w:marTop w:val="0"/>
                  <w:marBottom w:val="0"/>
                  <w:divBdr>
                    <w:top w:val="none" w:sz="0" w:space="0" w:color="auto"/>
                    <w:left w:val="none" w:sz="0" w:space="0" w:color="auto"/>
                    <w:bottom w:val="none" w:sz="0" w:space="0" w:color="auto"/>
                    <w:right w:val="none" w:sz="0" w:space="0" w:color="auto"/>
                  </w:divBdr>
                  <w:divsChild>
                    <w:div w:id="1672485273">
                      <w:marLeft w:val="0"/>
                      <w:marRight w:val="0"/>
                      <w:marTop w:val="0"/>
                      <w:marBottom w:val="0"/>
                      <w:divBdr>
                        <w:top w:val="none" w:sz="0" w:space="0" w:color="auto"/>
                        <w:left w:val="none" w:sz="0" w:space="0" w:color="auto"/>
                        <w:bottom w:val="none" w:sz="0" w:space="0" w:color="auto"/>
                        <w:right w:val="none" w:sz="0" w:space="0" w:color="auto"/>
                      </w:divBdr>
                      <w:divsChild>
                        <w:div w:id="89929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709506">
      <w:bodyDiv w:val="1"/>
      <w:marLeft w:val="0"/>
      <w:marRight w:val="0"/>
      <w:marTop w:val="0"/>
      <w:marBottom w:val="0"/>
      <w:divBdr>
        <w:top w:val="none" w:sz="0" w:space="0" w:color="auto"/>
        <w:left w:val="none" w:sz="0" w:space="0" w:color="auto"/>
        <w:bottom w:val="none" w:sz="0" w:space="0" w:color="auto"/>
        <w:right w:val="none" w:sz="0" w:space="0" w:color="auto"/>
      </w:divBdr>
    </w:div>
    <w:div w:id="808673852">
      <w:bodyDiv w:val="1"/>
      <w:marLeft w:val="0"/>
      <w:marRight w:val="0"/>
      <w:marTop w:val="0"/>
      <w:marBottom w:val="0"/>
      <w:divBdr>
        <w:top w:val="none" w:sz="0" w:space="0" w:color="auto"/>
        <w:left w:val="none" w:sz="0" w:space="0" w:color="auto"/>
        <w:bottom w:val="none" w:sz="0" w:space="0" w:color="auto"/>
        <w:right w:val="none" w:sz="0" w:space="0" w:color="auto"/>
      </w:divBdr>
    </w:div>
    <w:div w:id="827749767">
      <w:bodyDiv w:val="1"/>
      <w:marLeft w:val="0"/>
      <w:marRight w:val="0"/>
      <w:marTop w:val="0"/>
      <w:marBottom w:val="0"/>
      <w:divBdr>
        <w:top w:val="none" w:sz="0" w:space="0" w:color="auto"/>
        <w:left w:val="none" w:sz="0" w:space="0" w:color="auto"/>
        <w:bottom w:val="none" w:sz="0" w:space="0" w:color="auto"/>
        <w:right w:val="none" w:sz="0" w:space="0" w:color="auto"/>
      </w:divBdr>
    </w:div>
    <w:div w:id="873033242">
      <w:bodyDiv w:val="1"/>
      <w:marLeft w:val="0"/>
      <w:marRight w:val="0"/>
      <w:marTop w:val="0"/>
      <w:marBottom w:val="0"/>
      <w:divBdr>
        <w:top w:val="none" w:sz="0" w:space="0" w:color="auto"/>
        <w:left w:val="none" w:sz="0" w:space="0" w:color="auto"/>
        <w:bottom w:val="none" w:sz="0" w:space="0" w:color="auto"/>
        <w:right w:val="none" w:sz="0" w:space="0" w:color="auto"/>
      </w:divBdr>
    </w:div>
    <w:div w:id="873925807">
      <w:bodyDiv w:val="1"/>
      <w:marLeft w:val="0"/>
      <w:marRight w:val="0"/>
      <w:marTop w:val="0"/>
      <w:marBottom w:val="0"/>
      <w:divBdr>
        <w:top w:val="none" w:sz="0" w:space="0" w:color="auto"/>
        <w:left w:val="none" w:sz="0" w:space="0" w:color="auto"/>
        <w:bottom w:val="none" w:sz="0" w:space="0" w:color="auto"/>
        <w:right w:val="none" w:sz="0" w:space="0" w:color="auto"/>
      </w:divBdr>
    </w:div>
    <w:div w:id="1060329135">
      <w:bodyDiv w:val="1"/>
      <w:marLeft w:val="0"/>
      <w:marRight w:val="0"/>
      <w:marTop w:val="0"/>
      <w:marBottom w:val="0"/>
      <w:divBdr>
        <w:top w:val="none" w:sz="0" w:space="0" w:color="auto"/>
        <w:left w:val="none" w:sz="0" w:space="0" w:color="auto"/>
        <w:bottom w:val="none" w:sz="0" w:space="0" w:color="auto"/>
        <w:right w:val="none" w:sz="0" w:space="0" w:color="auto"/>
      </w:divBdr>
    </w:div>
    <w:div w:id="1129590774">
      <w:bodyDiv w:val="1"/>
      <w:marLeft w:val="0"/>
      <w:marRight w:val="0"/>
      <w:marTop w:val="0"/>
      <w:marBottom w:val="0"/>
      <w:divBdr>
        <w:top w:val="none" w:sz="0" w:space="0" w:color="auto"/>
        <w:left w:val="none" w:sz="0" w:space="0" w:color="auto"/>
        <w:bottom w:val="none" w:sz="0" w:space="0" w:color="auto"/>
        <w:right w:val="none" w:sz="0" w:space="0" w:color="auto"/>
      </w:divBdr>
    </w:div>
    <w:div w:id="1138038698">
      <w:bodyDiv w:val="1"/>
      <w:marLeft w:val="0"/>
      <w:marRight w:val="0"/>
      <w:marTop w:val="0"/>
      <w:marBottom w:val="0"/>
      <w:divBdr>
        <w:top w:val="none" w:sz="0" w:space="0" w:color="auto"/>
        <w:left w:val="none" w:sz="0" w:space="0" w:color="auto"/>
        <w:bottom w:val="none" w:sz="0" w:space="0" w:color="auto"/>
        <w:right w:val="none" w:sz="0" w:space="0" w:color="auto"/>
      </w:divBdr>
    </w:div>
    <w:div w:id="1151018771">
      <w:bodyDiv w:val="1"/>
      <w:marLeft w:val="0"/>
      <w:marRight w:val="0"/>
      <w:marTop w:val="0"/>
      <w:marBottom w:val="0"/>
      <w:divBdr>
        <w:top w:val="none" w:sz="0" w:space="0" w:color="auto"/>
        <w:left w:val="none" w:sz="0" w:space="0" w:color="auto"/>
        <w:bottom w:val="none" w:sz="0" w:space="0" w:color="auto"/>
        <w:right w:val="none" w:sz="0" w:space="0" w:color="auto"/>
      </w:divBdr>
    </w:div>
    <w:div w:id="1155340877">
      <w:bodyDiv w:val="1"/>
      <w:marLeft w:val="0"/>
      <w:marRight w:val="0"/>
      <w:marTop w:val="0"/>
      <w:marBottom w:val="0"/>
      <w:divBdr>
        <w:top w:val="none" w:sz="0" w:space="0" w:color="auto"/>
        <w:left w:val="none" w:sz="0" w:space="0" w:color="auto"/>
        <w:bottom w:val="none" w:sz="0" w:space="0" w:color="auto"/>
        <w:right w:val="none" w:sz="0" w:space="0" w:color="auto"/>
      </w:divBdr>
    </w:div>
    <w:div w:id="1224948518">
      <w:bodyDiv w:val="1"/>
      <w:marLeft w:val="0"/>
      <w:marRight w:val="0"/>
      <w:marTop w:val="0"/>
      <w:marBottom w:val="0"/>
      <w:divBdr>
        <w:top w:val="none" w:sz="0" w:space="0" w:color="auto"/>
        <w:left w:val="none" w:sz="0" w:space="0" w:color="auto"/>
        <w:bottom w:val="none" w:sz="0" w:space="0" w:color="auto"/>
        <w:right w:val="none" w:sz="0" w:space="0" w:color="auto"/>
      </w:divBdr>
    </w:div>
    <w:div w:id="1275988393">
      <w:bodyDiv w:val="1"/>
      <w:marLeft w:val="0"/>
      <w:marRight w:val="0"/>
      <w:marTop w:val="0"/>
      <w:marBottom w:val="0"/>
      <w:divBdr>
        <w:top w:val="none" w:sz="0" w:space="0" w:color="auto"/>
        <w:left w:val="none" w:sz="0" w:space="0" w:color="auto"/>
        <w:bottom w:val="none" w:sz="0" w:space="0" w:color="auto"/>
        <w:right w:val="none" w:sz="0" w:space="0" w:color="auto"/>
      </w:divBdr>
    </w:div>
    <w:div w:id="1288782891">
      <w:bodyDiv w:val="1"/>
      <w:marLeft w:val="0"/>
      <w:marRight w:val="0"/>
      <w:marTop w:val="0"/>
      <w:marBottom w:val="0"/>
      <w:divBdr>
        <w:top w:val="none" w:sz="0" w:space="0" w:color="auto"/>
        <w:left w:val="none" w:sz="0" w:space="0" w:color="auto"/>
        <w:bottom w:val="none" w:sz="0" w:space="0" w:color="auto"/>
        <w:right w:val="none" w:sz="0" w:space="0" w:color="auto"/>
      </w:divBdr>
    </w:div>
    <w:div w:id="1329015617">
      <w:bodyDiv w:val="1"/>
      <w:marLeft w:val="0"/>
      <w:marRight w:val="0"/>
      <w:marTop w:val="0"/>
      <w:marBottom w:val="0"/>
      <w:divBdr>
        <w:top w:val="none" w:sz="0" w:space="0" w:color="auto"/>
        <w:left w:val="none" w:sz="0" w:space="0" w:color="auto"/>
        <w:bottom w:val="none" w:sz="0" w:space="0" w:color="auto"/>
        <w:right w:val="none" w:sz="0" w:space="0" w:color="auto"/>
      </w:divBdr>
    </w:div>
    <w:div w:id="1365593226">
      <w:bodyDiv w:val="1"/>
      <w:marLeft w:val="0"/>
      <w:marRight w:val="0"/>
      <w:marTop w:val="0"/>
      <w:marBottom w:val="0"/>
      <w:divBdr>
        <w:top w:val="none" w:sz="0" w:space="0" w:color="auto"/>
        <w:left w:val="none" w:sz="0" w:space="0" w:color="auto"/>
        <w:bottom w:val="none" w:sz="0" w:space="0" w:color="auto"/>
        <w:right w:val="none" w:sz="0" w:space="0" w:color="auto"/>
      </w:divBdr>
    </w:div>
    <w:div w:id="1384597397">
      <w:bodyDiv w:val="1"/>
      <w:marLeft w:val="0"/>
      <w:marRight w:val="0"/>
      <w:marTop w:val="0"/>
      <w:marBottom w:val="0"/>
      <w:divBdr>
        <w:top w:val="none" w:sz="0" w:space="0" w:color="auto"/>
        <w:left w:val="none" w:sz="0" w:space="0" w:color="auto"/>
        <w:bottom w:val="none" w:sz="0" w:space="0" w:color="auto"/>
        <w:right w:val="none" w:sz="0" w:space="0" w:color="auto"/>
      </w:divBdr>
    </w:div>
    <w:div w:id="1449861512">
      <w:bodyDiv w:val="1"/>
      <w:marLeft w:val="0"/>
      <w:marRight w:val="0"/>
      <w:marTop w:val="0"/>
      <w:marBottom w:val="0"/>
      <w:divBdr>
        <w:top w:val="none" w:sz="0" w:space="0" w:color="auto"/>
        <w:left w:val="none" w:sz="0" w:space="0" w:color="auto"/>
        <w:bottom w:val="none" w:sz="0" w:space="0" w:color="auto"/>
        <w:right w:val="none" w:sz="0" w:space="0" w:color="auto"/>
      </w:divBdr>
    </w:div>
    <w:div w:id="1479371842">
      <w:bodyDiv w:val="1"/>
      <w:marLeft w:val="0"/>
      <w:marRight w:val="0"/>
      <w:marTop w:val="0"/>
      <w:marBottom w:val="0"/>
      <w:divBdr>
        <w:top w:val="none" w:sz="0" w:space="0" w:color="auto"/>
        <w:left w:val="none" w:sz="0" w:space="0" w:color="auto"/>
        <w:bottom w:val="none" w:sz="0" w:space="0" w:color="auto"/>
        <w:right w:val="none" w:sz="0" w:space="0" w:color="auto"/>
      </w:divBdr>
    </w:div>
    <w:div w:id="1506047214">
      <w:bodyDiv w:val="1"/>
      <w:marLeft w:val="0"/>
      <w:marRight w:val="0"/>
      <w:marTop w:val="0"/>
      <w:marBottom w:val="0"/>
      <w:divBdr>
        <w:top w:val="none" w:sz="0" w:space="0" w:color="auto"/>
        <w:left w:val="none" w:sz="0" w:space="0" w:color="auto"/>
        <w:bottom w:val="none" w:sz="0" w:space="0" w:color="auto"/>
        <w:right w:val="none" w:sz="0" w:space="0" w:color="auto"/>
      </w:divBdr>
      <w:divsChild>
        <w:div w:id="1973828121">
          <w:marLeft w:val="0"/>
          <w:marRight w:val="0"/>
          <w:marTop w:val="0"/>
          <w:marBottom w:val="0"/>
          <w:divBdr>
            <w:top w:val="none" w:sz="0" w:space="0" w:color="auto"/>
            <w:left w:val="none" w:sz="0" w:space="0" w:color="auto"/>
            <w:bottom w:val="none" w:sz="0" w:space="0" w:color="auto"/>
            <w:right w:val="none" w:sz="0" w:space="0" w:color="auto"/>
          </w:divBdr>
          <w:divsChild>
            <w:div w:id="13468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06241">
      <w:bodyDiv w:val="1"/>
      <w:marLeft w:val="0"/>
      <w:marRight w:val="0"/>
      <w:marTop w:val="0"/>
      <w:marBottom w:val="0"/>
      <w:divBdr>
        <w:top w:val="none" w:sz="0" w:space="0" w:color="auto"/>
        <w:left w:val="none" w:sz="0" w:space="0" w:color="auto"/>
        <w:bottom w:val="none" w:sz="0" w:space="0" w:color="auto"/>
        <w:right w:val="none" w:sz="0" w:space="0" w:color="auto"/>
      </w:divBdr>
    </w:div>
    <w:div w:id="1665553213">
      <w:bodyDiv w:val="1"/>
      <w:marLeft w:val="0"/>
      <w:marRight w:val="0"/>
      <w:marTop w:val="0"/>
      <w:marBottom w:val="0"/>
      <w:divBdr>
        <w:top w:val="none" w:sz="0" w:space="0" w:color="auto"/>
        <w:left w:val="none" w:sz="0" w:space="0" w:color="auto"/>
        <w:bottom w:val="none" w:sz="0" w:space="0" w:color="auto"/>
        <w:right w:val="none" w:sz="0" w:space="0" w:color="auto"/>
      </w:divBdr>
    </w:div>
    <w:div w:id="1697198130">
      <w:bodyDiv w:val="1"/>
      <w:marLeft w:val="0"/>
      <w:marRight w:val="0"/>
      <w:marTop w:val="0"/>
      <w:marBottom w:val="0"/>
      <w:divBdr>
        <w:top w:val="none" w:sz="0" w:space="0" w:color="auto"/>
        <w:left w:val="none" w:sz="0" w:space="0" w:color="auto"/>
        <w:bottom w:val="none" w:sz="0" w:space="0" w:color="auto"/>
        <w:right w:val="none" w:sz="0" w:space="0" w:color="auto"/>
      </w:divBdr>
    </w:div>
    <w:div w:id="1750805513">
      <w:bodyDiv w:val="1"/>
      <w:marLeft w:val="0"/>
      <w:marRight w:val="0"/>
      <w:marTop w:val="0"/>
      <w:marBottom w:val="0"/>
      <w:divBdr>
        <w:top w:val="none" w:sz="0" w:space="0" w:color="auto"/>
        <w:left w:val="none" w:sz="0" w:space="0" w:color="auto"/>
        <w:bottom w:val="none" w:sz="0" w:space="0" w:color="auto"/>
        <w:right w:val="none" w:sz="0" w:space="0" w:color="auto"/>
      </w:divBdr>
      <w:divsChild>
        <w:div w:id="2140293441">
          <w:marLeft w:val="0"/>
          <w:marRight w:val="0"/>
          <w:marTop w:val="0"/>
          <w:marBottom w:val="0"/>
          <w:divBdr>
            <w:top w:val="none" w:sz="0" w:space="0" w:color="auto"/>
            <w:left w:val="none" w:sz="0" w:space="0" w:color="auto"/>
            <w:bottom w:val="none" w:sz="0" w:space="0" w:color="auto"/>
            <w:right w:val="none" w:sz="0" w:space="0" w:color="auto"/>
          </w:divBdr>
          <w:divsChild>
            <w:div w:id="12112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94576">
      <w:bodyDiv w:val="1"/>
      <w:marLeft w:val="0"/>
      <w:marRight w:val="0"/>
      <w:marTop w:val="0"/>
      <w:marBottom w:val="0"/>
      <w:divBdr>
        <w:top w:val="none" w:sz="0" w:space="0" w:color="auto"/>
        <w:left w:val="none" w:sz="0" w:space="0" w:color="auto"/>
        <w:bottom w:val="none" w:sz="0" w:space="0" w:color="auto"/>
        <w:right w:val="none" w:sz="0" w:space="0" w:color="auto"/>
      </w:divBdr>
    </w:div>
    <w:div w:id="1826313261">
      <w:bodyDiv w:val="1"/>
      <w:marLeft w:val="0"/>
      <w:marRight w:val="0"/>
      <w:marTop w:val="0"/>
      <w:marBottom w:val="0"/>
      <w:divBdr>
        <w:top w:val="none" w:sz="0" w:space="0" w:color="auto"/>
        <w:left w:val="none" w:sz="0" w:space="0" w:color="auto"/>
        <w:bottom w:val="none" w:sz="0" w:space="0" w:color="auto"/>
        <w:right w:val="none" w:sz="0" w:space="0" w:color="auto"/>
      </w:divBdr>
    </w:div>
    <w:div w:id="1839805933">
      <w:bodyDiv w:val="1"/>
      <w:marLeft w:val="0"/>
      <w:marRight w:val="0"/>
      <w:marTop w:val="0"/>
      <w:marBottom w:val="0"/>
      <w:divBdr>
        <w:top w:val="none" w:sz="0" w:space="0" w:color="auto"/>
        <w:left w:val="none" w:sz="0" w:space="0" w:color="auto"/>
        <w:bottom w:val="none" w:sz="0" w:space="0" w:color="auto"/>
        <w:right w:val="none" w:sz="0" w:space="0" w:color="auto"/>
      </w:divBdr>
    </w:div>
    <w:div w:id="1905604851">
      <w:bodyDiv w:val="1"/>
      <w:marLeft w:val="0"/>
      <w:marRight w:val="0"/>
      <w:marTop w:val="0"/>
      <w:marBottom w:val="0"/>
      <w:divBdr>
        <w:top w:val="none" w:sz="0" w:space="0" w:color="auto"/>
        <w:left w:val="none" w:sz="0" w:space="0" w:color="auto"/>
        <w:bottom w:val="none" w:sz="0" w:space="0" w:color="auto"/>
        <w:right w:val="none" w:sz="0" w:space="0" w:color="auto"/>
      </w:divBdr>
    </w:div>
    <w:div w:id="1930119027">
      <w:bodyDiv w:val="1"/>
      <w:marLeft w:val="0"/>
      <w:marRight w:val="0"/>
      <w:marTop w:val="0"/>
      <w:marBottom w:val="0"/>
      <w:divBdr>
        <w:top w:val="none" w:sz="0" w:space="0" w:color="auto"/>
        <w:left w:val="none" w:sz="0" w:space="0" w:color="auto"/>
        <w:bottom w:val="none" w:sz="0" w:space="0" w:color="auto"/>
        <w:right w:val="none" w:sz="0" w:space="0" w:color="auto"/>
      </w:divBdr>
      <w:divsChild>
        <w:div w:id="1492215354">
          <w:marLeft w:val="0"/>
          <w:marRight w:val="0"/>
          <w:marTop w:val="0"/>
          <w:marBottom w:val="0"/>
          <w:divBdr>
            <w:top w:val="none" w:sz="0" w:space="0" w:color="auto"/>
            <w:left w:val="none" w:sz="0" w:space="0" w:color="auto"/>
            <w:bottom w:val="none" w:sz="0" w:space="0" w:color="auto"/>
            <w:right w:val="none" w:sz="0" w:space="0" w:color="auto"/>
          </w:divBdr>
          <w:divsChild>
            <w:div w:id="1874415010">
              <w:marLeft w:val="0"/>
              <w:marRight w:val="0"/>
              <w:marTop w:val="0"/>
              <w:marBottom w:val="0"/>
              <w:divBdr>
                <w:top w:val="none" w:sz="0" w:space="0" w:color="auto"/>
                <w:left w:val="none" w:sz="0" w:space="0" w:color="auto"/>
                <w:bottom w:val="none" w:sz="0" w:space="0" w:color="auto"/>
                <w:right w:val="none" w:sz="0" w:space="0" w:color="auto"/>
              </w:divBdr>
              <w:divsChild>
                <w:div w:id="90129079">
                  <w:marLeft w:val="0"/>
                  <w:marRight w:val="0"/>
                  <w:marTop w:val="0"/>
                  <w:marBottom w:val="0"/>
                  <w:divBdr>
                    <w:top w:val="none" w:sz="0" w:space="0" w:color="auto"/>
                    <w:left w:val="none" w:sz="0" w:space="0" w:color="auto"/>
                    <w:bottom w:val="none" w:sz="0" w:space="0" w:color="auto"/>
                    <w:right w:val="none" w:sz="0" w:space="0" w:color="auto"/>
                  </w:divBdr>
                  <w:divsChild>
                    <w:div w:id="199263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309371">
      <w:bodyDiv w:val="1"/>
      <w:marLeft w:val="0"/>
      <w:marRight w:val="0"/>
      <w:marTop w:val="0"/>
      <w:marBottom w:val="0"/>
      <w:divBdr>
        <w:top w:val="none" w:sz="0" w:space="0" w:color="auto"/>
        <w:left w:val="none" w:sz="0" w:space="0" w:color="auto"/>
        <w:bottom w:val="none" w:sz="0" w:space="0" w:color="auto"/>
        <w:right w:val="none" w:sz="0" w:space="0" w:color="auto"/>
      </w:divBdr>
    </w:div>
    <w:div w:id="1968117350">
      <w:bodyDiv w:val="1"/>
      <w:marLeft w:val="0"/>
      <w:marRight w:val="0"/>
      <w:marTop w:val="0"/>
      <w:marBottom w:val="0"/>
      <w:divBdr>
        <w:top w:val="none" w:sz="0" w:space="0" w:color="auto"/>
        <w:left w:val="none" w:sz="0" w:space="0" w:color="auto"/>
        <w:bottom w:val="none" w:sz="0" w:space="0" w:color="auto"/>
        <w:right w:val="none" w:sz="0" w:space="0" w:color="auto"/>
      </w:divBdr>
    </w:div>
    <w:div w:id="2106150221">
      <w:bodyDiv w:val="1"/>
      <w:marLeft w:val="0"/>
      <w:marRight w:val="0"/>
      <w:marTop w:val="0"/>
      <w:marBottom w:val="0"/>
      <w:divBdr>
        <w:top w:val="none" w:sz="0" w:space="0" w:color="auto"/>
        <w:left w:val="none" w:sz="0" w:space="0" w:color="auto"/>
        <w:bottom w:val="none" w:sz="0" w:space="0" w:color="auto"/>
        <w:right w:val="none" w:sz="0" w:space="0" w:color="auto"/>
      </w:divBdr>
    </w:div>
    <w:div w:id="211092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ward@uoguelph.ca" TargetMode="External"/><Relationship Id="rId13" Type="http://schemas.openxmlformats.org/officeDocument/2006/relationships/header" Target="header1.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03F37-D252-8249-87DA-95055FA80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24</Pages>
  <Words>33507</Words>
  <Characters>190996</Characters>
  <Application>Microsoft Office Word</Application>
  <DocSecurity>0</DocSecurity>
  <Lines>1591</Lines>
  <Paragraphs>448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Ward</dc:creator>
  <cp:keywords/>
  <dc:description/>
  <cp:lastModifiedBy>Charlotte Ward</cp:lastModifiedBy>
  <cp:revision>9</cp:revision>
  <cp:lastPrinted>2026-04-29T18:16:00Z</cp:lastPrinted>
  <dcterms:created xsi:type="dcterms:W3CDTF">2026-05-02T14:48:00Z</dcterms:created>
  <dcterms:modified xsi:type="dcterms:W3CDTF">2026-05-02T15:29:00Z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id="sD6dcWh3"/&gt;&lt;style id="http://www.zotero.org/styles/oikos" hasBibliography="1" bibliographyStyleHasBeenSet="1"/&gt;&lt;prefs&gt;&lt;pref name="fieldType" value="Field"/&gt;&lt;/prefs&gt;&lt;/data&gt;</vt:lpwstr>
  </property>
  <property fmtid="{D5CDD505-2E9C-101B-9397-08002B2CF9AE}" pid="3" name="ClassificationContentMarkingHeaderShapeIds">
    <vt:lpwstr>8fb89a5,255e3941,7681f58c</vt:lpwstr>
  </property>
  <property fmtid="{D5CDD505-2E9C-101B-9397-08002B2CF9AE}" pid="4" name="ClassificationContentMarkingHeaderFontProps">
    <vt:lpwstr>#000000,12,Calibri</vt:lpwstr>
  </property>
  <property fmtid="{D5CDD505-2E9C-101B-9397-08002B2CF9AE}" pid="5" name="ClassificationContentMarkingHeaderText">
    <vt:lpwstr>Unclassified - Non-Classifié</vt:lpwstr>
  </property>
  <property fmtid="{D5CDD505-2E9C-101B-9397-08002B2CF9AE}" pid="6" name="MSIP_Label_4e6cdb53-fd15-486d-84de-c510e3a62203_Enabled">
    <vt:lpwstr>true</vt:lpwstr>
  </property>
  <property fmtid="{D5CDD505-2E9C-101B-9397-08002B2CF9AE}" pid="7" name="MSIP_Label_4e6cdb53-fd15-486d-84de-c510e3a62203_SetDate">
    <vt:lpwstr>2026-03-23T13:19:50Z</vt:lpwstr>
  </property>
  <property fmtid="{D5CDD505-2E9C-101B-9397-08002B2CF9AE}" pid="8" name="MSIP_Label_4e6cdb53-fd15-486d-84de-c510e3a62203_Method">
    <vt:lpwstr>Standard</vt:lpwstr>
  </property>
  <property fmtid="{D5CDD505-2E9C-101B-9397-08002B2CF9AE}" pid="9" name="MSIP_Label_4e6cdb53-fd15-486d-84de-c510e3a62203_Name">
    <vt:lpwstr>UNCLASSIFIED - NON-CLASSIFIÉ</vt:lpwstr>
  </property>
  <property fmtid="{D5CDD505-2E9C-101B-9397-08002B2CF9AE}" pid="10" name="MSIP_Label_4e6cdb53-fd15-486d-84de-c510e3a62203_SiteId">
    <vt:lpwstr>1594fdae-a1d9-4405-915d-011467234338</vt:lpwstr>
  </property>
  <property fmtid="{D5CDD505-2E9C-101B-9397-08002B2CF9AE}" pid="11" name="MSIP_Label_4e6cdb53-fd15-486d-84de-c510e3a62203_ActionId">
    <vt:lpwstr>02cfb99e-f07d-4f0e-bcc3-fa56473234ab</vt:lpwstr>
  </property>
  <property fmtid="{D5CDD505-2E9C-101B-9397-08002B2CF9AE}" pid="12" name="MSIP_Label_4e6cdb53-fd15-486d-84de-c510e3a62203_ContentBits">
    <vt:lpwstr>1</vt:lpwstr>
  </property>
  <property fmtid="{D5CDD505-2E9C-101B-9397-08002B2CF9AE}" pid="13" name="MSIP_Label_4e6cdb53-fd15-486d-84de-c510e3a62203_Tag">
    <vt:lpwstr>10, 3, 0, 1</vt:lpwstr>
  </property>
</Properties>
</file>