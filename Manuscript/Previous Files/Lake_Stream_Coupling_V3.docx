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1AD1F3EE"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584110">
        <w:rPr>
          <w:rStyle w:val="normaltextrun"/>
          <w:color w:val="000000" w:themeColor="text1"/>
        </w:rPr>
        <w:t xml:space="preserve">by </w:t>
      </w:r>
      <w:del w:id="0" w:author="Charlotte Ward" w:date="2026-04-09T11:33:00Z">
        <w:r w:rsidR="00584110" w:rsidDel="00624DD7">
          <w:rPr>
            <w:rStyle w:val="normaltextrun"/>
            <w:color w:val="000000" w:themeColor="text1"/>
          </w:rPr>
          <w:delText>“</w:delText>
        </w:r>
      </w:del>
      <w:r w:rsidR="00584110">
        <w:rPr>
          <w:rStyle w:val="normaltextrun"/>
          <w:color w:val="000000" w:themeColor="text1"/>
        </w:rPr>
        <w:t>small</w:t>
      </w:r>
      <w:del w:id="1" w:author="Charlotte Ward" w:date="2026-04-09T11:33:00Z">
        <w:r w:rsidR="00584110" w:rsidDel="00624DD7">
          <w:rPr>
            <w:rStyle w:val="normaltextrun"/>
            <w:color w:val="000000" w:themeColor="text1"/>
          </w:rPr>
          <w:delText>”</w:delText>
        </w:r>
      </w:del>
      <w:r w:rsidR="00E31EE6">
        <w:rPr>
          <w:rStyle w:val="normaltextrun"/>
          <w:color w:val="000000" w:themeColor="text1"/>
        </w:rPr>
        <w:t xml:space="preserve">-bodied </w:t>
      </w:r>
      <w:r w:rsidR="00584110">
        <w:rPr>
          <w:rStyle w:val="normaltextrun"/>
          <w:color w:val="000000" w:themeColor="text1"/>
        </w:rPr>
        <w:t xml:space="preserve">fish </w:t>
      </w:r>
      <w:r w:rsidR="003B0052">
        <w:rPr>
          <w:rStyle w:val="normaltextrun"/>
          <w:color w:val="000000" w:themeColor="text1"/>
        </w:rPr>
        <w:t>across</w:t>
      </w:r>
      <w:r w:rsidR="009639CA">
        <w:rPr>
          <w:rStyle w:val="normaltextrun"/>
          <w:color w:val="000000" w:themeColor="text1"/>
        </w:rPr>
        <w:t xml:space="preserve">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w:t>
      </w:r>
      <w:r w:rsidR="00E92722">
        <w:rPr>
          <w:rStyle w:val="normaltextrun"/>
          <w:color w:val="000000" w:themeColor="text1"/>
        </w:rPr>
        <w:t>habitats: a missing link in freshwater food</w:t>
      </w:r>
      <w:r w:rsidR="005A6A6C">
        <w:rPr>
          <w:rStyle w:val="normaltextrun"/>
          <w:color w:val="000000" w:themeColor="text1"/>
        </w:rPr>
        <w:t xml:space="preserve"> </w:t>
      </w:r>
      <w:r w:rsidR="00E92722">
        <w:rPr>
          <w:rStyle w:val="normaltextrun"/>
          <w:color w:val="000000" w:themeColor="text1"/>
        </w:rPr>
        <w:t>webs</w:t>
      </w:r>
      <w:r w:rsidR="002B2C0D">
        <w:rPr>
          <w:rStyle w:val="normaltextrun"/>
          <w:color w:val="000000" w:themeColor="text1"/>
        </w:rPr>
        <w:t>?</w:t>
      </w:r>
    </w:p>
    <w:p w14:paraId="177285DA" w14:textId="09E53E6B"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w:t>
      </w:r>
      <w:r w:rsidR="006C4986">
        <w:rPr>
          <w:rFonts w:eastAsiaTheme="majorEastAsia"/>
        </w:rPr>
        <w:t xml:space="preserve">J. </w:t>
      </w:r>
      <w:r w:rsidR="00816556" w:rsidRPr="003B0052">
        <w:rPr>
          <w:rFonts w:eastAsiaTheme="majorEastAsia"/>
        </w:rPr>
        <w:t>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2"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2"/>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4B86BCCF"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r w:rsidR="00C67798">
        <w:rPr>
          <w:rFonts w:eastAsiaTheme="majorEastAsia"/>
        </w:rPr>
        <w:t xml:space="preserve"> (no length constraints from what I can tell)</w:t>
      </w:r>
    </w:p>
    <w:p w14:paraId="077723A5" w14:textId="2EA05AE5"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r w:rsidR="00CD3221">
        <w:rPr>
          <w:rFonts w:eastAsiaTheme="majorEastAsia"/>
        </w:rPr>
        <w:t>7006</w:t>
      </w:r>
    </w:p>
    <w:p w14:paraId="10387EEC" w14:textId="597378A5" w:rsidR="00C12043" w:rsidRPr="00D60E34" w:rsidRDefault="00D60E34" w:rsidP="00AF338A">
      <w:pPr>
        <w:spacing w:after="240"/>
        <w:jc w:val="both"/>
        <w:rPr>
          <w:rFonts w:eastAsiaTheme="majorEastAsia"/>
        </w:rPr>
      </w:pPr>
      <w:r w:rsidRPr="00D60E34">
        <w:rPr>
          <w:rFonts w:eastAsiaTheme="majorEastAsia"/>
          <w:b/>
          <w:bCs/>
        </w:rPr>
        <w:t xml:space="preserve">Abstract Word Count: </w:t>
      </w:r>
      <w:r w:rsidR="00C10ED3">
        <w:rPr>
          <w:rFonts w:eastAsiaTheme="majorEastAsia"/>
        </w:rPr>
        <w:t>302</w:t>
      </w:r>
    </w:p>
    <w:p w14:paraId="2399DADF" w14:textId="12ECC6D4" w:rsidR="003252CB" w:rsidRDefault="001F7AB5" w:rsidP="00AF338A">
      <w:pPr>
        <w:pStyle w:val="Heading2"/>
        <w:jc w:val="both"/>
        <w:rPr>
          <w:rFonts w:ascii="Times New Roman" w:hAnsi="Times New Roman" w:cs="Times New Roman"/>
          <w:color w:val="auto"/>
        </w:rPr>
      </w:pPr>
      <w:bookmarkStart w:id="3"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3"/>
      <w:r w:rsidR="00915A4D" w:rsidRPr="001F7AB5">
        <w:rPr>
          <w:rStyle w:val="scxw167752562"/>
          <w:rFonts w:ascii="Times New Roman" w:hAnsi="Times New Roman" w:cs="Times New Roman"/>
          <w:color w:val="auto"/>
        </w:rPr>
        <w:t> </w:t>
      </w:r>
      <w:bookmarkStart w:id="4" w:name="_Toc215069629"/>
    </w:p>
    <w:p w14:paraId="23237658" w14:textId="6543C417" w:rsidR="003252CB" w:rsidRPr="003252CB" w:rsidRDefault="003252CB" w:rsidP="003252CB">
      <w:pPr>
        <w:spacing w:before="100" w:beforeAutospacing="1" w:after="100" w:afterAutospacing="1"/>
      </w:pPr>
      <w:r w:rsidRPr="003252CB">
        <w:t xml:space="preserve">Mobile organisms move among habitat patches to exploit spatial variation in resources and environmental conditions (i.e., habitat coupling). In lakes, </w:t>
      </w:r>
      <w:r w:rsidR="00BF4CAB">
        <w:t xml:space="preserve">the </w:t>
      </w:r>
      <w:r w:rsidRPr="003252CB">
        <w:t xml:space="preserve">coupling </w:t>
      </w:r>
      <w:r w:rsidR="00BF4CAB">
        <w:t>of</w:t>
      </w:r>
      <w:r w:rsidRPr="003252CB">
        <w:t xml:space="preserve"> nearshore and offshore habitats by large-bodied predators (e.g., lake trout, </w:t>
      </w:r>
      <w:r w:rsidRPr="003252CB">
        <w:rPr>
          <w:i/>
          <w:iCs/>
        </w:rPr>
        <w:t xml:space="preserve">Salvelinus </w:t>
      </w:r>
      <w:proofErr w:type="spellStart"/>
      <w:r w:rsidRPr="003252CB">
        <w:rPr>
          <w:i/>
          <w:iCs/>
        </w:rPr>
        <w:t>namaycush</w:t>
      </w:r>
      <w:proofErr w:type="spellEnd"/>
      <w:r w:rsidRPr="003252CB">
        <w:t>) is known to influence ecosystem function and resilience. However, habitat coupling may extend more broadly across connected aquatic ecosystems, particularly</w:t>
      </w:r>
      <w:r w:rsidR="00C10ED3">
        <w:t xml:space="preserve"> across </w:t>
      </w:r>
      <w:r w:rsidRPr="003252CB">
        <w:t>lake–</w:t>
      </w:r>
      <w:r w:rsidR="00F67B12">
        <w:t>creek</w:t>
      </w:r>
      <w:r w:rsidRPr="003252CB">
        <w:t xml:space="preserve"> networks</w:t>
      </w:r>
      <w:r>
        <w:t xml:space="preserve">. </w:t>
      </w:r>
      <w:r w:rsidRPr="003252CB">
        <w:t>Although movements of freshwater fishes across lake–</w:t>
      </w:r>
      <w:r w:rsidR="00F67B12">
        <w:t>creek</w:t>
      </w:r>
      <w:r w:rsidRPr="003252CB">
        <w:t xml:space="preserve"> boundaries are widespread (e.g., </w:t>
      </w:r>
      <w:proofErr w:type="spellStart"/>
      <w:r w:rsidR="00B336C7">
        <w:t>p</w:t>
      </w:r>
      <w:r w:rsidR="00B336C7" w:rsidRPr="00B336C7">
        <w:t>otamodromy</w:t>
      </w:r>
      <w:proofErr w:type="spellEnd"/>
      <w:r w:rsidRPr="003252CB">
        <w:t>), their role in shaping trophic linkages and energy flow across freshwater landscapes is largely unresolved.</w:t>
      </w:r>
      <w:r>
        <w:t xml:space="preserve"> </w:t>
      </w:r>
      <w:r w:rsidRPr="003252CB">
        <w:t xml:space="preserve">To address this gap, we combined stable isotope analysis, acoustic telemetry, and seasonal netting surveys to evaluate habitat coupling between lakes and </w:t>
      </w:r>
      <w:r w:rsidR="00F67B12">
        <w:t>creeks</w:t>
      </w:r>
      <w:r w:rsidRPr="003252CB">
        <w:t xml:space="preserve"> by two abundant prey fishes in Algonquin Provincial Park, Ontario, Canada</w:t>
      </w:r>
      <w:r>
        <w:t xml:space="preserve">, the </w:t>
      </w:r>
      <w:r w:rsidRPr="003252CB">
        <w:t>golden shiner (</w:t>
      </w:r>
      <w:proofErr w:type="spellStart"/>
      <w:r w:rsidRPr="003252CB">
        <w:rPr>
          <w:i/>
          <w:iCs/>
        </w:rPr>
        <w:t>Notemigonus</w:t>
      </w:r>
      <w:proofErr w:type="spellEnd"/>
      <w:r w:rsidRPr="003252CB">
        <w:rPr>
          <w:i/>
          <w:iCs/>
        </w:rPr>
        <w:t xml:space="preserve"> </w:t>
      </w:r>
      <w:proofErr w:type="spellStart"/>
      <w:r w:rsidRPr="003252CB">
        <w:rPr>
          <w:i/>
          <w:iCs/>
        </w:rPr>
        <w:t>crysoleucas</w:t>
      </w:r>
      <w:proofErr w:type="spellEnd"/>
      <w:r w:rsidRPr="003252CB">
        <w:t xml:space="preserve">) and </w:t>
      </w:r>
      <w:r>
        <w:t xml:space="preserve">the </w:t>
      </w:r>
      <w:r w:rsidRPr="003252CB">
        <w:t>common shiner (</w:t>
      </w:r>
      <w:proofErr w:type="spellStart"/>
      <w:r w:rsidRPr="003252CB">
        <w:rPr>
          <w:i/>
          <w:iCs/>
        </w:rPr>
        <w:t>Luxilus</w:t>
      </w:r>
      <w:proofErr w:type="spellEnd"/>
      <w:r w:rsidRPr="003252CB">
        <w:rPr>
          <w:i/>
          <w:iCs/>
        </w:rPr>
        <w:t xml:space="preserve"> </w:t>
      </w:r>
      <w:proofErr w:type="spellStart"/>
      <w:r w:rsidRPr="003252CB">
        <w:rPr>
          <w:i/>
          <w:iCs/>
        </w:rPr>
        <w:t>cornutus</w:t>
      </w:r>
      <w:proofErr w:type="spellEnd"/>
      <w:r w:rsidRPr="003252CB">
        <w:t xml:space="preserve">). Shiners relied more evenly on carbon derived from lake and creek habitats, exhibited more frequent movements between habitats, and were more likely to use both habitats within a single day during spring and fall compared to summer. Seasonal patterns in biomass movement were also evident, with peak </w:t>
      </w:r>
      <w:r w:rsidR="00F67B12">
        <w:t>upstream</w:t>
      </w:r>
      <w:r w:rsidRPr="003252CB">
        <w:t xml:space="preserve"> movement into creeks in spring, minimal movement in summer, and increased downstream movement in fall.</w:t>
      </w:r>
      <w:r>
        <w:t xml:space="preserve"> </w:t>
      </w:r>
      <w:r w:rsidRPr="003252CB">
        <w:t xml:space="preserve">Together, our findings highlight the importance of </w:t>
      </w:r>
      <w:r w:rsidR="00C10ED3">
        <w:t>streams</w:t>
      </w:r>
      <w:r w:rsidRPr="003252CB">
        <w:t xml:space="preserve"> </w:t>
      </w:r>
      <w:r w:rsidR="00F67B12">
        <w:t xml:space="preserve">and creeks </w:t>
      </w:r>
      <w:r w:rsidR="00C10ED3">
        <w:t>as important habitat components of</w:t>
      </w:r>
      <w:r w:rsidRPr="003252CB">
        <w:t xml:space="preserve"> lake ecosystems and</w:t>
      </w:r>
      <w:r w:rsidR="00C10ED3">
        <w:t xml:space="preserve"> </w:t>
      </w:r>
      <w:proofErr w:type="gramStart"/>
      <w:r w:rsidR="00C10ED3" w:rsidRPr="00C10ED3">
        <w:rPr>
          <w:i/>
          <w:iCs/>
        </w:rPr>
        <w:t>vice versa</w:t>
      </w:r>
      <w:r w:rsidR="00C10ED3">
        <w:t>, and</w:t>
      </w:r>
      <w:proofErr w:type="gramEnd"/>
      <w:r w:rsidRPr="003252CB">
        <w:t xml:space="preserve"> underscore the role of small-bodied fishes in linking</w:t>
      </w:r>
      <w:r w:rsidR="00C10ED3">
        <w:t xml:space="preserve"> freshwater</w:t>
      </w:r>
      <w:r w:rsidRPr="003252CB">
        <w:t xml:space="preserve"> habitats. </w:t>
      </w:r>
      <w:r w:rsidR="00C10ED3">
        <w:t>We argue for the need to consider and</w:t>
      </w:r>
      <w:r w:rsidR="00C10ED3" w:rsidRPr="003B0052">
        <w:t xml:space="preserve"> integrate small-bodied, lower-trophic level species into freshwater food web theory and </w:t>
      </w:r>
      <w:r w:rsidR="00C10ED3">
        <w:t xml:space="preserve">the </w:t>
      </w:r>
      <w:r w:rsidR="00C10ED3" w:rsidRPr="003B0052">
        <w:t>management</w:t>
      </w:r>
      <w:r w:rsidR="00C10ED3">
        <w:t xml:space="preserve"> of fisheries and freshwater habitat connectivity more explicitly</w:t>
      </w:r>
      <w:r w:rsidR="00C10ED3" w:rsidRPr="003B0052">
        <w:t>.</w:t>
      </w:r>
    </w:p>
    <w:p w14:paraId="07FE3961" w14:textId="77777777" w:rsidR="006C4986" w:rsidRPr="00837F74" w:rsidRDefault="00193314" w:rsidP="006C4986">
      <w:pPr>
        <w:pStyle w:val="Heading2"/>
        <w:jc w:val="both"/>
        <w:rPr>
          <w:rFonts w:ascii="Times New Roman" w:hAnsi="Times New Roman" w:cs="Times New Roman"/>
          <w:color w:val="auto"/>
        </w:rPr>
      </w:pPr>
      <w:r w:rsidRPr="00837F74">
        <w:rPr>
          <w:rFonts w:ascii="Times New Roman" w:hAnsi="Times New Roman" w:cs="Times New Roman"/>
          <w:color w:val="auto"/>
        </w:rPr>
        <w:br w:type="column"/>
      </w:r>
      <w:bookmarkStart w:id="5" w:name="_Toc215069630"/>
      <w:bookmarkStart w:id="6" w:name="OLE_LINK3"/>
      <w:bookmarkStart w:id="7" w:name="OLE_LINK4"/>
      <w:bookmarkStart w:id="8" w:name="OLE_LINK30"/>
      <w:bookmarkStart w:id="9" w:name="OLE_LINK31"/>
      <w:bookmarkEnd w:id="4"/>
      <w:r w:rsidR="006C4986" w:rsidRPr="00837F74">
        <w:rPr>
          <w:rFonts w:ascii="Times New Roman" w:hAnsi="Times New Roman" w:cs="Times New Roman"/>
          <w:color w:val="auto"/>
        </w:rPr>
        <w:lastRenderedPageBreak/>
        <w:t>Introduction</w:t>
      </w:r>
    </w:p>
    <w:p w14:paraId="3C52C467" w14:textId="78F25044" w:rsidR="00EA2C33" w:rsidRPr="003B0052" w:rsidRDefault="006C4986" w:rsidP="006C4986">
      <w:pPr>
        <w:spacing w:before="240" w:after="240"/>
        <w:jc w:val="both"/>
      </w:pPr>
      <w:r w:rsidRPr="003B0052">
        <w:t xml:space="preserve">The movement of consumer species across distinct habitats establishes critical energy linkages within food webs. </w:t>
      </w:r>
      <w:r w:rsidR="00C97CCB">
        <w:t xml:space="preserve">These cross-habitat movements occur over a wide range of spatial and temporal scales. </w:t>
      </w:r>
      <w:r w:rsidR="00EA2C33" w:rsidRPr="00EA2C33">
        <w:t xml:space="preserve"> </w:t>
      </w:r>
      <w:r w:rsidR="00812C9C">
        <w:t>For instance</w:t>
      </w:r>
      <w:r w:rsidRPr="003B0052">
        <w:t>, the migrations of birds, fish, and mammals transport carbon and nutrients across vast distances, shaping productivity and nutrient dynamics</w:t>
      </w:r>
      <w:r w:rsidR="00812C9C">
        <w:t xml:space="preserve"> across the globe</w:t>
      </w:r>
      <w:r w:rsidR="00C97CCB">
        <w:t xml:space="preserve"> </w:t>
      </w:r>
      <w:r>
        <w:fldChar w:fldCharType="begin"/>
      </w:r>
      <w:r>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fldChar w:fldCharType="separate"/>
      </w:r>
      <w:r>
        <w:rPr>
          <w:noProof/>
        </w:rPr>
        <w:t>(Bauer and Hoye 2014, Roman et al. 2025)</w:t>
      </w:r>
      <w:r>
        <w:fldChar w:fldCharType="end"/>
      </w:r>
      <w:r w:rsidRPr="003B0052">
        <w:t>. On smaller</w:t>
      </w:r>
      <w:r w:rsidR="00EA2C33">
        <w:t xml:space="preserve"> </w:t>
      </w:r>
      <w:r w:rsidRPr="003B0052">
        <w:t xml:space="preserve">scales, </w:t>
      </w:r>
      <w:r w:rsidR="00EA2C33">
        <w:t xml:space="preserve">daily </w:t>
      </w:r>
      <w:r w:rsidR="00D358A4">
        <w:t xml:space="preserve">and seasonal </w:t>
      </w:r>
      <w:r w:rsidR="00EA2C33">
        <w:t xml:space="preserve">vertical </w:t>
      </w:r>
      <w:r w:rsidR="00D358A4">
        <w:t>migrations</w:t>
      </w:r>
      <w:r w:rsidRPr="003B0052">
        <w:t xml:space="preserve"> of zooplankton between benthic and pelagic zones of marine environments fuel their growth</w:t>
      </w:r>
      <w:r w:rsidR="00EA2C33">
        <w:t xml:space="preserve">, </w:t>
      </w:r>
      <w:r w:rsidR="00812C9C">
        <w:t>reproduction</w:t>
      </w:r>
      <w:r w:rsidR="00D358A4">
        <w:t xml:space="preserve">, </w:t>
      </w:r>
      <w:r w:rsidR="00EA2C33">
        <w:t xml:space="preserve">and </w:t>
      </w:r>
      <w:r w:rsidR="001323BC">
        <w:t>predator</w:t>
      </w:r>
      <w:r w:rsidR="00812C9C">
        <w:t xml:space="preserve"> evasion </w:t>
      </w:r>
      <w:r>
        <w:rPr>
          <w:noProof/>
        </w:rPr>
        <w:fldChar w:fldCharType="begin"/>
      </w:r>
      <w:r w:rsidR="00D358A4">
        <w:rPr>
          <w:noProof/>
        </w:rPr>
        <w:instrText xml:space="preserve"> ADDIN ZOTERO_ITEM CSL_CITATION {"citationID":"2UjjaeuN","properties":{"unsorted":false,"formattedCitation":"(Hays 2003, Bandara et al. 2021)","plainCitation":"(Hays 2003, Bandara et al. 2021)","noteIndex":0},"citationItems":[{"id":3877,"uris":["http://zotero.org/users/local/6gGbWaws/items/UXH3526W"],"itemData":{"id":3877,"type":"article-journal","abstract":"Diel vertical migration (DVM) by zooplankton is a universal feature in all the World's oceans, as well as being common in freshwater environments. The normal pattern involves movement from shallow depths at night to greater depths during the day. For many herbivorous and omnivorous mesozooplankton that feed predominantly near the surface on phytoplankton and microzooplankton, minimising the risk of predation from fish seems to be the ultimate factor behind DVM. These migrants appear to use deep water as a dark daytime refuge where their probability of being detected and eaten is lower than if they remained near the surface. Associated with these vertical movements of mesozooplankton, predators at higher trophic levels, including invertebrates, fish, marine mammals, birds and reptiles, may modify their behaviour to optimise the exploitation of their vertically migrating prey. Recent advances in biotelemetry promise to allow the interaction between migrating zooplankton and diving air-breathing vertebrates to be explored in far more detail than hitherto.","container-title":"Hydrobiologia","DOI":"10.1023/B:HYDR.0000008476.23617.b0","ISSN":"1573-5117","issue":"1","journalAbbreviation":"Hydrobiologia","language":"en","page":"163-170","source":"Springer Link","title":"A review of the adaptive significance and ecosystem consequences of zooplankton diel vertical migrations","volume":"503","author":[{"family":"Hays","given":"Graeme C."}],"issued":{"date-parts":[["2003",8,1]]}}},{"id":3944,"uris":["http://zotero.org/users/local/6gGbWaws/items/DSG3XRRF"],"itemData":{"id":3944,"type":"article-journal","abstract":"Vertical migration is a geographically and taxonomically widespread behaviour among zooplankton that spans across diel and seasonal timescales. The shorter-term diel vertical migration (DVM) has a periodicity of up to 1 day and was first described by the French naturalist Georges Cuvier in 1817. In 1888, the German marine biologist Carl Chun described the longer-term seasonal vertical migration (SVM), which has a periodicity of ca. 1 year. The proximate control and adaptive significance of DVM have been extensively studied and are well understood. DVM is generally a behaviour controlled by ambient irradiance, which allows herbivorous zooplankton to feed in food-rich shallower waters during the night when light-dependent (visual) predation risk is minimal and take refuge in deeper, darker waters during daytime. However, DVMs of herbivorous zooplankton are followed by their predators, producing complex predator–prey patterns that may be traced across multiple trophic levels. In contrast to DVM, SVM research is relatively young and its causes and consequences are less well understood. During periods of seasonal environmental deterioration, SVM allows zooplankton to evacuate shallower waters seasonally and take refuge in deeper waters often in a state of dormancy. Both DVM and SVM play a significant role in the vertical transport of organic carbon to deeper waters (biological carbon sequestration), and hence in the buffering of global climate change. Although many animal migrations are expected to change under future climate scenarios, little is known about the potential implications of global climate change on zooplankton vertical migrations and its impact on the biological carbon sequestration process. Further, the combined influence of DVM and SVM in determining zooplankton fitness and maintenance of their horizontal (geographic) distributions is not well understood. The contrasting spatial (deep versus shallow) and temporal (diel versus seasonal) scales over which these two migrations occur lead to challenges in studying them at higher spatial, temporal and biological resolution and coverage. Extending the largely population-based vertical migration knowledge base to individual-based studies will be an important way forward. While tracking individual zooplankton in their natural habitats remains a major challenge, conducting trophic-scale, high-resolution, year-round studies that utilise emerging field sampling and observation techniques, molecular genetic tools and computational hardware and software will be the best solution to improve our understanding of zooplankton vertical migrations.","container-title":"Biological Reviews","DOI":"10.1111/brv.12715","ISSN":"1469-185X","issue":"4","language":"en","note":"_eprint: https://onlinelibrary.wiley.com/doi/pdf/10.1111/brv.12715","page":"1547-1589","source":"Wiley Online Library","title":"Two hundred years of zooplankton vertical migration research","volume":"96","author":[{"family":"Bandara","given":"Kanchana"},{"family":"Varpe","given":"Øystein"},{"family":"Wijewardene","given":"Lishani"},{"family":"Tverberg","given":"Vigdis"},{"family":"Eiane","given":"Ketil"}],"issued":{"date-parts":[["2021"]]}}}],"schema":"https://github.com/citation-style-language/schema/raw/master/csl-citation.json"} </w:instrText>
      </w:r>
      <w:r>
        <w:rPr>
          <w:noProof/>
        </w:rPr>
        <w:fldChar w:fldCharType="separate"/>
      </w:r>
      <w:r w:rsidR="00D358A4">
        <w:rPr>
          <w:noProof/>
        </w:rPr>
        <w:t>(Hays 2003, Bandara et al. 2021)</w:t>
      </w:r>
      <w:r>
        <w:rPr>
          <w:noProof/>
        </w:rPr>
        <w:fldChar w:fldCharType="end"/>
      </w:r>
      <w:r w:rsidRPr="003B0052">
        <w:t>.</w:t>
      </w:r>
      <w:r w:rsidR="00EA2C33" w:rsidRPr="00EA2C33">
        <w:t xml:space="preserve"> </w:t>
      </w:r>
      <w:r w:rsidR="00C97CCB">
        <w:t>Through such movements, consumers alter food-web structure in ways that are expected to play an important role in sustaining biodiversity</w:t>
      </w:r>
      <w:r w:rsidR="00C97CCB">
        <w:t xml:space="preserve"> </w:t>
      </w:r>
      <w:r>
        <w:fldChar w:fldCharType="begin"/>
      </w:r>
      <w:r>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fldChar w:fldCharType="separate"/>
      </w:r>
      <w:r>
        <w:rPr>
          <w:noProof/>
        </w:rPr>
        <w:t>(Rooney et al. 2008)</w:t>
      </w:r>
      <w:r>
        <w:fldChar w:fldCharType="end"/>
      </w:r>
      <w:r>
        <w:t xml:space="preserve">. </w:t>
      </w:r>
      <w:r w:rsidR="00C97CCB">
        <w:t xml:space="preserve">Nevertheless, science and resource management are only beginning to incorporate consumer-driven energy linkages into broader understanding of ecosystem functioning and resilience (i.e., the ability to maintain functions and recover from disturbances) </w:t>
      </w:r>
      <w:r w:rsidR="00D358A4">
        <w:t>amid</w:t>
      </w:r>
      <w:r w:rsidR="00C97CCB">
        <w:t xml:space="preserve"> rapid global change </w:t>
      </w:r>
      <w:r>
        <w:fldChar w:fldCharType="begin"/>
      </w:r>
      <w:r>
        <w:instrText xml:space="preserve"> ADDIN ZOTERO_ITEM CSL_CITATION {"citationID":"1BSZTBUM","properties":{"unsorted":false,"formattedCitation":"(Bartley et al. 2019, Gutgesell et al. 2025)","plainCitation":"(Bartley et al. 2019, Gutgesell et al. 2025)","noteIndex":0},"citationItems":[{"id":49,"uris":["http://zotero.org/users/local/6gGbWaws/items/RXHNXL4J"],"itemData":{"id":49,"type":"article-journal","abstract":"Climate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ecosystems.","container-title":"Nature Ecology &amp; Evolution","DOI":"10.1038/s41559-018-0772-3","ISSN":"2397-334X","issue":"3","journalAbbreviation":"Nat Ecol Evol","language":"en","license":"2019 Springer Nature Limited","page":"345-354","publisher":"Nature Publishing Group","source":"www.nature.com","title":"Food web rewiring in a changing world","volume":"3","author":[{"family":"Bartley","given":"Timothy J."},{"family":"McCann","given":"Kevin S."},{"family":"Bieg","given":"Carling"},{"family":"Cazelles","given":"Kevin"},{"family":"Granados","given":"Monica"},{"family":"Guzzo","given":"Matthew M."},{"family":"MacDougall","given":"Andrew S."},{"family":"Tunney","given":"Tyler D."},{"family":"McMeans","given":"Bailey C."}],"issued":{"date-parts":[["2019",3]]}}},{"id":3908,"uris":["http://zotero.org/users/local/6gGbWaws/items/CH33MQIP"],"itemData":{"id":3908,"type":"article-journal","abstract":"Wild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world.","container-title":"Proceedings of the National Academy of Sciences","DOI":"10.1073/pnas.2525571122","ISSN":"0027-8424, 1091-6490","issue":"52","journalAbbreviation":"Proc. Natl. Acad. Sci. U.S.A.","language":"en","page":"e2525571122","source":"DOI.org (Crossref)","title":"Wild food portfolios: Access to diverse foods stabilizes harvest in wild food systems","title-short":"Wild food portfolios","volume":"122","author":[{"family":"Gutgesell","given":"Marie K."},{"family":"Bellmore","given":"J. Ryan"},{"family":"Sill","given":"Lauren A."},{"family":"Cunningham","given":"Raven"},{"family":"R. Harley","given":"John"},{"family":"Huntington","given":"Henry P."}],"issued":{"date-parts":[["2025",12,30]]}}}],"schema":"https://github.com/citation-style-language/schema/raw/master/csl-citation.json"} </w:instrText>
      </w:r>
      <w:r>
        <w:fldChar w:fldCharType="separate"/>
      </w:r>
      <w:r>
        <w:rPr>
          <w:noProof/>
        </w:rPr>
        <w:t>(Bartley et al. 2019, Gutgesell et al. 2025)</w:t>
      </w:r>
      <w:r>
        <w:fldChar w:fldCharType="end"/>
      </w:r>
      <w:r>
        <w:t xml:space="preserve">. </w:t>
      </w:r>
    </w:p>
    <w:p w14:paraId="7DCFBDB3" w14:textId="19FEBE00" w:rsidR="006C4986" w:rsidRDefault="006C4986" w:rsidP="006C4986">
      <w:pPr>
        <w:spacing w:after="240"/>
        <w:jc w:val="both"/>
      </w:pPr>
      <w:ins w:id="10" w:author="tim fernandes" w:date="2026-03-23T16:39:00Z">
        <w:r>
          <w:t>H</w:t>
        </w:r>
        <w:r w:rsidRPr="003B0052">
          <w:t>abitat coupling</w:t>
        </w:r>
        <w:r>
          <w:t xml:space="preserve"> </w:t>
        </w:r>
      </w:ins>
      <w:r w:rsidR="00C97CCB">
        <w:t>refers to the</w:t>
      </w:r>
      <w:r w:rsidRPr="003B0052">
        <w:t xml:space="preserve"> process through which mobile consumers link spatially explicit energy pathways</w:t>
      </w:r>
      <w:r w:rsidR="00087F52">
        <w:t xml:space="preserve"> within food webs</w:t>
      </w:r>
      <w:r w:rsidRPr="003B0052">
        <w:t xml:space="preserve"> </w:t>
      </w:r>
      <w:del w:id="11" w:author="tim fernandes" w:date="2026-03-29T19:10:00Z">
        <w:r w:rsidRPr="003B0052">
          <w:delText>through</w:delText>
        </w:r>
        <w:r w:rsidRPr="003B0052" w:rsidDel="00040B9B">
          <w:delText xml:space="preserve"> </w:delText>
        </w:r>
      </w:del>
      <w:ins w:id="12" w:author="tim fernandes" w:date="2026-03-29T19:10:00Z">
        <w:r>
          <w:t>via</w:t>
        </w:r>
      </w:ins>
      <w:r w:rsidR="00BF4CAB">
        <w:t xml:space="preserve"> their</w:t>
      </w:r>
      <w:ins w:id="13" w:author="tim fernandes" w:date="2026-03-29T19:10:00Z">
        <w:r w:rsidRPr="003B0052">
          <w:t xml:space="preserve"> </w:t>
        </w:r>
      </w:ins>
      <w:del w:id="14" w:author="tim fernandes" w:date="2026-03-29T19:10:00Z">
        <w:r w:rsidRPr="003B0052">
          <w:delText xml:space="preserve">their </w:delText>
        </w:r>
      </w:del>
      <w:r w:rsidRPr="003B0052">
        <w:t>movement and foraging behaviour</w:t>
      </w:r>
      <w:del w:id="15" w:author="tim fernandes" w:date="2026-03-23T16:40:00Z">
        <w:r w:rsidRPr="003B0052">
          <w:delText xml:space="preserve"> is referred to as</w:delText>
        </w:r>
      </w:del>
      <w:r w:rsidRPr="003B0052">
        <w:t xml:space="preserve"> </w:t>
      </w:r>
      <w:del w:id="16" w:author="tim fernandes" w:date="2026-03-23T16:39:00Z">
        <w:r w:rsidRPr="003B0052">
          <w:delText>habitat coupling</w:delText>
        </w:r>
        <w:r>
          <w:delText xml:space="preserve"> </w:delText>
        </w:r>
      </w:del>
      <w:r>
        <w:fldChar w:fldCharType="begin"/>
      </w:r>
      <w:r>
        <w:instrText xml:space="preserve"> ADDIN ZOTERO_ITEM CSL_CITATION {"citationID":"SHPMwb1w","properties":{"unsorted":false,"formattedCitation":"(Schindler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fldChar w:fldCharType="separate"/>
      </w:r>
      <w:r>
        <w:rPr>
          <w:noProof/>
        </w:rPr>
        <w:t>(Schindler and Scheuerell 2002)</w:t>
      </w:r>
      <w:r>
        <w:fldChar w:fldCharType="end"/>
      </w:r>
      <w:r>
        <w:t xml:space="preserve">. </w:t>
      </w:r>
      <w:r w:rsidR="00812C9C">
        <w:t xml:space="preserve">In freshwater </w:t>
      </w:r>
      <w:r w:rsidR="003B336D">
        <w:t>lakes</w:t>
      </w:r>
      <w:r w:rsidR="00812C9C">
        <w:t xml:space="preserve">, habitat coupling has been examined across a range of contexts, including within-lake </w:t>
      </w:r>
      <w:r w:rsidR="00812C9C">
        <w:t xml:space="preserve">movements by </w:t>
      </w:r>
      <w:r w:rsidR="00C97CCB">
        <w:t>consumers</w:t>
      </w:r>
      <w:r w:rsidR="00812C9C">
        <w:t xml:space="preserve"> that </w:t>
      </w:r>
      <w:r w:rsidR="00C97CCB">
        <w:t>acquire</w:t>
      </w:r>
      <w:r w:rsidR="00087F52">
        <w:t xml:space="preserve"> resources from</w:t>
      </w:r>
      <w:r w:rsidR="00812C9C">
        <w:t xml:space="preserve"> nearshore and offshore</w:t>
      </w:r>
      <w:r w:rsidR="00812C9C">
        <w:t xml:space="preserve"> macrohabitats</w:t>
      </w:r>
      <w:r w:rsidR="00812C9C">
        <w:t xml:space="preserve">, as well as broader connections among lakes and adjacent terrestrial </w:t>
      </w:r>
      <w:r w:rsidR="00812C9C">
        <w:t>ecosystems</w:t>
      </w:r>
      <w:r w:rsidR="00812C9C">
        <w:t xml:space="preserve"> </w:t>
      </w:r>
      <w:r w:rsidR="003B336D">
        <w:t>through</w:t>
      </w:r>
      <w:r w:rsidR="00812C9C">
        <w:t xml:space="preserve"> </w:t>
      </w:r>
      <w:r w:rsidR="00087F52">
        <w:t xml:space="preserve">the use of </w:t>
      </w:r>
      <w:r w:rsidR="00812C9C">
        <w:t>resource subsidies</w:t>
      </w:r>
      <w:r w:rsidR="00087F52">
        <w:t xml:space="preserve"> by generalist consumers</w:t>
      </w:r>
      <w:r w:rsidR="00812C9C">
        <w:t xml:space="preserve"> </w:t>
      </w:r>
      <w:r>
        <w:rPr>
          <w:noProof/>
        </w:rPr>
        <w:fldChar w:fldCharType="begin"/>
      </w:r>
      <w:r w:rsidR="00C5726E">
        <w:rPr>
          <w:noProof/>
        </w:rPr>
        <w:instrText xml:space="preserve"> ADDIN ZOTERO_ITEM CSL_CITATION {"citationID":"vQBTHWoc","properties":{"unsorted":false,"formattedCitation":"(Tunney et al. 2014, Stiling et al. 2023, Wegher et al. 2025, Keva et al. 2025)","plainCitation":"(Tunney et al. 2014, Stiling et al. 2023, Wegher et al. 2025, Keva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J."}],"issued":{"date-parts":[["2014",6,3]]}}},{"id":2088,"uris":["http://zotero.org/users/local/6gGbWaws/items/VUNEAATX"],"itemData":{"id":2088,"type":"article-journal","abstract":"Habitat coupling, where consumers acquire resources from different habitats, plays an important role in ecosystem functioning. In this study, we provide a global investigation of lake habitat coupling by freshwater fishes between littoral (nearshore) and pelagic (open water) zones and elucidate the extent to which magnitude of coupling varies according to environmental context and consumer traits. We consider the influence of lake factors (surface area, depth, shoreline complexity, and annual temperature), relative trophic position of consumers, fish community species richness, and fish morphological traits on habitat coupling by fishes. Using a worldwide dataset consisting of fish stable isotope values (δ13C and δ15N), we developed an index of habitat coupling, and used Bayesian hierarchical and non-hierarchical beta regressions to estimate the effects of environmental lake context and morphological traits on habitat coupling by fishes. Our results show high rates of habitat coupling among fishes globally with marked taxonomic differences in the magnitude and variation. Habitat coupling was higher in lower elevation lakes and in regions characterized by relatively colder climates, whereas other environmental context factors had little or no effects on habitat coupling. Furthermore, habitat coupling was associated with several locomotion and feeding traits, but independent from species maximum body length. Overall, we highlight the prevalence of multiple resources supporting fish populations and suggest future research identify implications to ecosystem functioning that may result from alterations to habitat coupling by fishes.","container-title":"Oecologia","DOI":"10.1007/s00442-023-05424-8","ISSN":"1432-1939","issue":"3","journalAbbreviation":"Oecologia","language":"en","page":"617-628","source":"Springer Link","title":"Global investigation of lake habitat coupling by fishes","volume":"202","author":[{"family":"Stiling","given":"Rebekah R."},{"family":"Olden","given":"Julian D."},{"family":"Boulêtreau","given":"Stéphanie"},{"family":"Cucherousset","given":"Julien"},{"family":"Holtgrieve","given":"Gordon W."}],"issued":{"date-parts":[["2023",7,1]]}}},{"id":2704,"uris":["http://zotero.org/users/local/6gGbWaws/items/M3FBW98X"],"itemData":{"id":2704,"type":"article-journal","abstract":"Food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D."}],"issued":{"date-parts":[["2025",2,1]]}}},{"id":3942,"uris":["http://zotero.org/users/local/6gGbWaws/items/WYACUNAI"],"itemData":{"id":3942,"type":"article-journal","abstract":"There is growing awareness of the importance of cross-boundary energy and nutrient transfers between adjacent ecosystems. Lake ecosystems receive inputs of terrestrial organic matter that microbes can make available to higher level consumers. However, how environmental drivers influence this terrestrial support of benthic and pelagic consumers at multiple trophic levels remains underexplored. Using hydrogen stable isotopes as a tracer of terrestrial organic matter, we find large variation in terrestrial support of aquatic consumers (i.e., consumer allochthony) among 35 boreal lakes. Of 19 different aquatic organisms, benthic consumers show the highest allochthony. Consumer allochthony decreases along an environmental gradient from forested to agricultural catchments, likely due to shifts in the origin and nature of lake organic matter. Our results demonstrate how cross-ecosystem transfer of organic matter can influence community dynamics in recipient ecosystems, with anthropogenic management of donor terrestrial ecosystems affecting the structure and function of food webs in recipient aquatic ecosystems.","container-title":"Nature Communications","DOI":"10.1038/s41467-025-58505-y","ISSN":"2041-1723","issue":"1","journalAbbreviation":"Nat Commun","language":"en","license":"2025 The Author(s)","page":"3572","publisher":"Nature Publishing Group","source":"www.nature.com","title":"The role of land use in terrestrial support of boreal lake food webs","volume":"16","author":[{"family":"Keva","given":"Ossi"},{"family":"Cobain","given":"Matthew R. D."},{"family":"Eloranta","given":"Antti P."},{"family":"Hämäläinen","given":"Heikki"},{"family":"Kiljunen","given":"Mikko"},{"family":"Schilder","given":"Jos"},{"family":"Jones","given":"Roger I."}],"issued":{"date-parts":[["2025",4,15]]}}}],"schema":"https://github.com/citation-style-language/schema/raw/master/csl-citation.json"} </w:instrText>
      </w:r>
      <w:r>
        <w:rPr>
          <w:noProof/>
        </w:rPr>
        <w:fldChar w:fldCharType="separate"/>
      </w:r>
      <w:r w:rsidR="00C5726E">
        <w:rPr>
          <w:noProof/>
        </w:rPr>
        <w:t>(Tunney et al. 2014, Stiling et al. 2023, Wegher et al. 2025, Keva et al. 2025)</w:t>
      </w:r>
      <w:r>
        <w:rPr>
          <w:noProof/>
        </w:rPr>
        <w:fldChar w:fldCharType="end"/>
      </w:r>
      <w:r w:rsidRPr="003B0052">
        <w:t xml:space="preserve">. </w:t>
      </w:r>
      <w:r w:rsidR="00C97CCB">
        <w:t xml:space="preserve">By enabling opportunistic foraging in habitats or ecosystems with seasonally or stochastically elevated productivity, habitat coupling may help support consumer populations under environmental variability. </w:t>
      </w:r>
      <w:r w:rsidR="00C97CCB">
        <w:t xml:space="preserve">In turn, the </w:t>
      </w:r>
      <w:r w:rsidR="00C97CCB">
        <w:t xml:space="preserve">behavioural plasticity of mobile consumers </w:t>
      </w:r>
      <w:r w:rsidR="00C97CCB">
        <w:t>is predicted to</w:t>
      </w:r>
      <w:r w:rsidR="00C97CCB">
        <w:t xml:space="preserve"> stabilize predator–prey interactions and enhance the resilience of whole-lake food webs by maintaining multiple energetic pathways that respond dynamically to changing conditions</w:t>
      </w:r>
      <w:r w:rsidR="00C97CCB">
        <w:t xml:space="preserve"> </w:t>
      </w:r>
      <w:r w:rsidR="00812C9C">
        <w:fldChar w:fldCharType="begin"/>
      </w:r>
      <w:r w:rsidR="00812C9C">
        <w:instrText xml:space="preserve"> ADDIN ZOTERO_ITEM CSL_CITATION {"citationID":"myguWIC5","properties":{"unsorted":false,"formattedCitation":"(McCann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812C9C">
        <w:fldChar w:fldCharType="separate"/>
      </w:r>
      <w:r w:rsidR="00812C9C">
        <w:rPr>
          <w:noProof/>
        </w:rPr>
        <w:t>(McCann et al. 2005, McMeans et al. 2016)</w:t>
      </w:r>
      <w:r w:rsidR="00812C9C">
        <w:fldChar w:fldCharType="end"/>
      </w:r>
      <w:r w:rsidR="00812C9C">
        <w:t>.</w:t>
      </w:r>
    </w:p>
    <w:p w14:paraId="621B90AB" w14:textId="6484A622" w:rsidR="00E250F2" w:rsidRDefault="00C5726E" w:rsidP="00E250F2">
      <w:pPr>
        <w:spacing w:after="240"/>
        <w:jc w:val="both"/>
      </w:pPr>
      <w:r>
        <w:t>Freshwater fishes are known to move into large rivers</w:t>
      </w:r>
      <w:r>
        <w:t xml:space="preserve"> </w:t>
      </w:r>
      <w:r>
        <w:fldChar w:fldCharType="begin"/>
      </w:r>
      <w:r>
        <w:instrText xml:space="preserve"> ADDIN ZOTERO_ITEM CSL_CITATION {"citationID":"it5D2DBQ","properties":{"unsorted":false,"formattedCitation":"(Ivanova et al. 2021)","plainCitation":"(Ivanova et al. 2021)","noteIndex":0},"citationItems":[{"id":3941,"uris":["http://zotero.org/users/local/6gGbWaws/items/ACBPTGUI"],"itemData":{"id":3941,"type":"article-journal","abstract":"Migrations are a critical component of the life histories of many highly mobile animals. Potamodromous migrations that occur within large lakes are poorly understood for most species. This lack of understanding hampers restoration efforts and adaptive management because the movement of species and underlying patterns and mechanisms help scientists identify important habitats and quantify species’ roles in the ecosystem. This study quantiﬁed the spatiotemporal movements and migratory patterns of Lake Trout Salvelinus namaycush, an iteroparous, potamodromous predator, in eastern Lake Ontario. The lake is highly managed and supports a diverse ﬁsh community of native and nonnative species. The movements of 41 Lake Trout were quantiﬁed over 2.4 years (December 2016 to April 2019) across a large array of 196 acoustic receivers in eastern Lake Ontario. An analysis of individual movements revealed a potential annual convergence occurring in the fall at a location other than the spawning grounds, followed by a synchronized migration to spawning areas. Consistent with divergent migrations, return migration was asynchronous among individuals but consistent in timing interannually, stretching over a longer period than did prespawning movements and across multiple routes. The data suggest the existence of three groups (i.e., contingents) of Lake Trout with distinct migratory behaviors. This study provides important information on the migratory patterns and routes and a potential staging area for a potamodromous top predator population in a large lake. This information can help managers understand the potential success and implications of employing different rehabilitation strategies, such as diversifying populations of Lake Trout through selective strain stocking in large deep lakes to aid reestablishment across habitats. In addition, our results have the potential to improve community dynamics modeling, understanding of nutrient cycling, and overall ecosystem function of large lakes.","container-title":"Transactions of the American Fisheries Society","DOI":"10.1002/tafs.10325","ISSN":"0002-8487, 1548-8659","issue":"6","journalAbbreviation":"Trans Am Fish Soc","language":"en","page":"748-760","source":"DOI.org (Crossref)","title":"Movement Ecology of a Potamodromous Top Predator in a Large Lake: Synchrony and Coexistence of Distinct Migratory Patterns","title-short":"Movement Ecology of a Potamodromous Top Predator in a Large Lake","volume":"150","author":[{"family":"Ivanova","given":"Silviya V."},{"family":"Johnson","given":"Timothy B."},{"family":"Fisk","given":"Aaron T."}],"issued":{"date-parts":[["2021",11]]}}}],"schema":"https://github.com/citation-style-language/schema/raw/master/csl-citation.json"} </w:instrText>
      </w:r>
      <w:r>
        <w:fldChar w:fldCharType="separate"/>
      </w:r>
      <w:r>
        <w:rPr>
          <w:noProof/>
        </w:rPr>
        <w:t>(Ivanova et al. 2021)</w:t>
      </w:r>
      <w:r>
        <w:fldChar w:fldCharType="end"/>
      </w:r>
      <w:r>
        <w:t xml:space="preserve"> </w:t>
      </w:r>
      <w:r>
        <w:t xml:space="preserve"> and, in some cases, into smaller tributaries connected to lakes</w:t>
      </w:r>
      <w:r>
        <w:t xml:space="preserve"> </w:t>
      </w:r>
      <w:r>
        <w:fldChar w:fldCharType="begin"/>
      </w:r>
      <w:r>
        <w:instrText xml:space="preserve"> ADDIN ZOTERO_ITEM CSL_CITATION {"citationID":"LTpbeK5c","properties":{"unsorted":false,"formattedCitation":"(Magnuson et al. 1985, Br\\uc0\\u246{}nmark et al. 2008)","plainCitation":"(Magnuson et al. 1985, Brönmark et al. 2008)","noteIndex":0},"citationItems":[{"id":3901,"uris":["http://zotero.org/users/local/6gGbWaws/items/2RWZYMX3"],"itemData":{"id":3901,"type":"article-journal","abstract":"I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fldChar w:fldCharType="separate"/>
      </w:r>
      <w:r w:rsidRPr="00C5726E">
        <w:rPr>
          <w:rFonts w:eastAsiaTheme="minorHAnsi"/>
          <w:lang w:val="en-US"/>
          <w14:ligatures w14:val="standardContextual"/>
        </w:rPr>
        <w:t xml:space="preserve">(Magnuson et al. 1985, </w:t>
      </w:r>
      <w:proofErr w:type="spellStart"/>
      <w:r w:rsidRPr="00C5726E">
        <w:rPr>
          <w:rFonts w:eastAsiaTheme="minorHAnsi"/>
          <w:lang w:val="en-US"/>
          <w14:ligatures w14:val="standardContextual"/>
        </w:rPr>
        <w:t>Brönmark</w:t>
      </w:r>
      <w:proofErr w:type="spellEnd"/>
      <w:r w:rsidRPr="00C5726E">
        <w:rPr>
          <w:rFonts w:eastAsiaTheme="minorHAnsi"/>
          <w:lang w:val="en-US"/>
          <w14:ligatures w14:val="standardContextual"/>
        </w:rPr>
        <w:t xml:space="preserve"> et al. 2008)</w:t>
      </w:r>
      <w:r>
        <w:fldChar w:fldCharType="end"/>
      </w:r>
      <w:r>
        <w:t xml:space="preserve">. However, unlike the shorter-term movements </w:t>
      </w:r>
      <w:r>
        <w:t xml:space="preserve">and foraging bouts </w:t>
      </w:r>
      <w:r>
        <w:t xml:space="preserve">typically considered in studies of habitat coupling, these movements have most often been </w:t>
      </w:r>
      <w:r w:rsidR="00D358A4">
        <w:t>examined</w:t>
      </w:r>
      <w:r>
        <w:t xml:space="preserve"> in the context of annual </w:t>
      </w:r>
      <w:r w:rsidR="00D358A4">
        <w:t xml:space="preserve">or seasonal </w:t>
      </w:r>
      <w:r>
        <w:t xml:space="preserve">migrations </w:t>
      </w:r>
      <w:r>
        <w:fldChar w:fldCharType="begin"/>
      </w:r>
      <w:r>
        <w:instrText xml:space="preserve"> ADDIN ZOTERO_ITEM CSL_CITATION {"citationID":"vOtBb7XQ","properties":{"unsorted":false,"formattedCitation":"(Lucas et al. 2001)","plainCitation":"(Lucas et al. 2001)","noteIndex":0},"citationItems":[{"id":3828,"uris":["http://zotero.org/users/local/6gGbWaws/items/BAEINWRS"],"itemData":{"id":3828,"type":"article-journal","publisher":"Wiley Online Library","title":"Migration of freshwater fishes","author":[{"family":"Lucas","given":"Martyn C"},{"family":"Baras","given":"Etienne"},{"family":"Thom","given":"Timothy J"},{"family":"Duncan","given":"Annie"},{"family":"Slavík","given":"Ondrej"}],"issued":{"date-parts":[["2001"]]}}}],"schema":"https://github.com/citation-style-language/schema/raw/master/csl-citation.json"} </w:instrText>
      </w:r>
      <w:r>
        <w:fldChar w:fldCharType="separate"/>
      </w:r>
      <w:r>
        <w:rPr>
          <w:noProof/>
        </w:rPr>
        <w:t>(Lucas et al. 2001</w:t>
      </w:r>
      <w:r w:rsidR="00D358A4">
        <w:rPr>
          <w:noProof/>
        </w:rPr>
        <w:t xml:space="preserve">; </w:t>
      </w:r>
      <w:r>
        <w:fldChar w:fldCharType="end"/>
      </w:r>
      <w:r w:rsidR="00D358A4">
        <w:t xml:space="preserve">see </w:t>
      </w:r>
      <w:r>
        <w:t>Table S1</w:t>
      </w:r>
      <w:r w:rsidR="00D358A4">
        <w:t xml:space="preserve"> for examples</w:t>
      </w:r>
      <w:r>
        <w:t>). One reason for this disconnect may be that habitat</w:t>
      </w:r>
      <w:r>
        <w:t xml:space="preserve"> </w:t>
      </w:r>
      <w:r>
        <w:t xml:space="preserve">coupling research in freshwater has focused largely on within-lake processes involving </w:t>
      </w:r>
      <w:r w:rsidR="0050319B">
        <w:t xml:space="preserve">highly mobile, </w:t>
      </w:r>
      <w:r>
        <w:t>large-bodied species</w:t>
      </w:r>
      <w:r w:rsidR="0050319B">
        <w:t>,</w:t>
      </w:r>
      <w:r>
        <w:t xml:space="preserve"> such as lake trout (</w:t>
      </w:r>
      <w:r>
        <w:rPr>
          <w:rStyle w:val="Emphasis"/>
          <w:rFonts w:eastAsiaTheme="majorEastAsia"/>
        </w:rPr>
        <w:t xml:space="preserve">Salvelinus </w:t>
      </w:r>
      <w:proofErr w:type="spellStart"/>
      <w:r>
        <w:rPr>
          <w:rStyle w:val="Emphasis"/>
          <w:rFonts w:eastAsiaTheme="majorEastAsia"/>
        </w:rPr>
        <w:t>namaycush</w:t>
      </w:r>
      <w:proofErr w:type="spellEnd"/>
      <w:r>
        <w:t>), smallmouth bass (</w:t>
      </w:r>
      <w:r>
        <w:rPr>
          <w:rStyle w:val="Emphasis"/>
          <w:rFonts w:eastAsiaTheme="majorEastAsia"/>
        </w:rPr>
        <w:t xml:space="preserve">Micropterus </w:t>
      </w:r>
      <w:proofErr w:type="spellStart"/>
      <w:r>
        <w:rPr>
          <w:rStyle w:val="Emphasis"/>
          <w:rFonts w:eastAsiaTheme="majorEastAsia"/>
        </w:rPr>
        <w:t>dolomieu</w:t>
      </w:r>
      <w:proofErr w:type="spellEnd"/>
      <w:r>
        <w:t>), and walleye (</w:t>
      </w:r>
      <w:r>
        <w:rPr>
          <w:rStyle w:val="Emphasis"/>
          <w:rFonts w:eastAsiaTheme="majorEastAsia"/>
        </w:rPr>
        <w:t xml:space="preserve">Sander </w:t>
      </w:r>
      <w:proofErr w:type="spellStart"/>
      <w:r>
        <w:rPr>
          <w:rStyle w:val="Emphasis"/>
          <w:rFonts w:eastAsiaTheme="majorEastAsia"/>
        </w:rPr>
        <w:t>vitreus</w:t>
      </w:r>
      <w:proofErr w:type="spellEnd"/>
      <w:r>
        <w:t>)</w:t>
      </w:r>
      <w:r>
        <w:t xml:space="preserve"> </w:t>
      </w:r>
      <w:r>
        <w:fldChar w:fldCharType="begin"/>
      </w:r>
      <w:r>
        <w:instrText xml:space="preserve"> ADDIN ZOTERO_ITEM CSL_CITATION {"citationID":"7aBwsOjr","properties":{"unsorted":false,"formattedCitation":"(Dolson et al. 2009, Tunney et al. 2018, Maitland et al. 2024)","plainCitation":"(Dolson et al. 2009, Tunney et al. 2018, Maitland et al. 2024)","noteIndex":0},"citationItems":[{"id":264,"uris":["http://zotero.org/users/local/6gGbWaws/items/3DHPSJNH"],"itemData":{"id":264,"type":"article-journal","abstract":"Habitat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fldChar w:fldCharType="separate"/>
      </w:r>
      <w:r>
        <w:rPr>
          <w:noProof/>
        </w:rPr>
        <w:t>(Dolson et al. 2009, Tunney et al. 2018, Maitland et al. 2024)</w:t>
      </w:r>
      <w:r>
        <w:fldChar w:fldCharType="end"/>
      </w:r>
      <w:r>
        <w:t xml:space="preserve">. </w:t>
      </w:r>
      <w:r w:rsidR="00E250F2" w:rsidRPr="00E250F2">
        <w:t>Because the ability to move between lakes and adjoining creeks is likely constrained by body size, smaller-bodied fishes may be better able to access the narrow, shallow, and structurally complex habitats that characterize many lake-adjacent creeks and streams</w:t>
      </w:r>
      <w:r w:rsidR="00E250F2">
        <w:t>,</w:t>
      </w:r>
      <w:r w:rsidR="00E250F2" w:rsidRPr="00E250F2">
        <w:t xml:space="preserve"> yet their potential role in</w:t>
      </w:r>
      <w:r w:rsidR="00E250F2">
        <w:t xml:space="preserve"> linking</w:t>
      </w:r>
      <w:r w:rsidR="00E250F2" w:rsidRPr="00E250F2">
        <w:t xml:space="preserve"> lake and creek </w:t>
      </w:r>
      <w:r w:rsidR="00E250F2">
        <w:t>energy pathways within freshwater food webs</w:t>
      </w:r>
      <w:r w:rsidR="00E250F2" w:rsidRPr="00E250F2">
        <w:t xml:space="preserve"> has received comparatively little attention.</w:t>
      </w:r>
    </w:p>
    <w:p w14:paraId="2E367432" w14:textId="6DF71700" w:rsidR="002829E7" w:rsidRDefault="00E250F2" w:rsidP="00E250F2">
      <w:pPr>
        <w:spacing w:after="240"/>
        <w:jc w:val="both"/>
      </w:pPr>
      <w:r>
        <w:t>This gap is significant because small</w:t>
      </w:r>
      <w:r w:rsidR="008A0E5B">
        <w:t xml:space="preserve">-bodied prey fish occupy key nodes within freshwater food webs, functioning as consumers of basal resources (e.g., algae and detritus) and invertebrates </w:t>
      </w:r>
      <w:r w:rsidR="00C5726E">
        <w:fldChar w:fldCharType="begin"/>
      </w:r>
      <w:r w:rsidR="00C5726E">
        <w:instrText xml:space="preserve"> ADDIN ZOTERO_ITEM CSL_CITATION {"citationID":"YzRjKWi4","properties":{"unsorted":false,"formattedCitation":"(Champagne et al. 2022)","plainCitation":"(Champagne et al. 2022)","noteIndex":0},"citationItems":[{"id":3383,"uris":["http://zotero.org/users/local/6gGbWaws/items/6RPMEPZS"],"itemData":{"id":3383,"type":"article-journal","abstract":"Local and regional habitat conditions associated with agricultural activity can fundamentally alter aquatic ecosystems. Increased nutrient inputs, channelization and reduced riparian habitat both upstream and locally contribute to the degradation of stream ecosystems and their function. Here, we examine stream food webs in watersheds that feed into Lake Erie to determine the effects of agricultural land cover on major food web energy pathways and trophic structure. Given that higher agricultural intensity can increase nutrient runoff and reduce the riparian zone and litter in-fall into streams, we predicted that generalist fish would derive less energy from the terrestrial pathway and become more omnivorous. Consistent with these predictions, we show that both mean terrestrial energy use and trophic position of the resident top consumer, creek chub (Semotilus atromaculatus), decrease with local agricultural intensity but not with watershed-level agriculture intensity. These findings suggest that local riparian buffers can maintain trophic structure even in the face of high whole-watershed agricultural intensity.","archive_location":"WOS:000762657800001","container-title":"BIOLOGY LETTERS","DOI":"10.1098/rsbl.2021.0598","issue":"3","journalAbbreviation":"BIOLOGY LETTERS","title":"Riparian buffers maintain aquatic trophic structure in agricultural landscapes","volume":"18","author":[{"family":"Champagne","given":"EJ"},{"family":"Guzzo","given":"MM"},{"family":"Gutgesell","given":"MK"},{"family":"McCann","given":"KS"}],"issued":{"date-parts":[["2022"]]}}}],"schema":"https://github.com/citation-style-language/schema/raw/master/csl-citation.json"} </w:instrText>
      </w:r>
      <w:r w:rsidR="00C5726E">
        <w:fldChar w:fldCharType="separate"/>
      </w:r>
      <w:r w:rsidR="00C5726E">
        <w:rPr>
          <w:noProof/>
        </w:rPr>
        <w:t>(Champagne et al. 2022)</w:t>
      </w:r>
      <w:r w:rsidR="00C5726E">
        <w:fldChar w:fldCharType="end"/>
      </w:r>
      <w:r w:rsidR="008A0E5B">
        <w:t>, and as prey for economically and culturally important predators</w:t>
      </w:r>
      <w:r w:rsidR="00A771FB">
        <w:t xml:space="preserve"> </w:t>
      </w:r>
      <w:r w:rsidR="00A771FB">
        <w:lastRenderedPageBreak/>
        <w:fldChar w:fldCharType="begin"/>
      </w:r>
      <w:r w:rsidR="00A771FB">
        <w:instrText xml:space="preserve"> ADDIN ZOTERO_ITEM CSL_CITATION {"citationID":"z5VJqj07","properties":{"unsorted":false,"formattedCitation":"(Paterson et al. 2009)","plainCitation":"(Paterson et al. 2009)","noteIndex":0},"citationItems":[{"id":2727,"uris":["http://zotero.org/users/local/6gGbWaws/items/T62ZHKYJ"],"itemData":{"id":2727,"type":"article-journal","abstract":"This study used long-term biomonitoring data on lake trout (Salvelinus namaycush) collected from Lakes Erie, Ontario, Huron, and Superior between 1995 and 2004 to investigate latitudinal and temporal trends in body mass and energy density of this top predator in the Great Lakes. Lake trout average body mass and energy density were observed to have negative relationships with latitude that primarily reflected patterns in lake productivities. Temporal declines in energy density occurred for &gt;80% of all lake trout age classes collected from each of the four lakes between 1995 and 2004. von Bertalanffy (VBL) growth models describing the relationships between fish energy density and age demonstrated decreased growth of lake trout energy density during 2000–2004 relative to 1995–1999. VBL growth coefficients (k) and the slopes describing the rates of change in lake trout energy density were negatively correlated with the total number of lake trout and salmonid individuals released into these lakes during this study. We hypothesize that the temporal declines in lake trout body mass and energy density are a manifestation of a bioenergetic bottleneck for this species due to their inability to efficiently compete with non-native salmonids for depleted prey populations.","container-title":"Canadian Journal of Fisheries and Aquatic Sciences","DOI":"10.1139/F09-048","ISSN":"0706-652X","issue":"6","journalAbbreviation":"Can. J. Fish. Aquat. Sci.","page":"919-932","publisher":"NRC Research Press","source":"cdnsciencepub.com (Atypon)","title":"Declining lake trout (Salvelinus namaycush) energy density: are there too many salmonid predators in the Great Lakes?","title-short":"Declining lake trout (Salvelinus namaycush) energy density","volume":"66","author":[{"family":"Paterson","given":"Gordon"},{"family":"Whittle","given":"D. Michael"},{"family":"Drouillard","given":"Kenneth G."},{"family":"Haffner","given":"G. Douglas"}],"issued":{"date-parts":[["2009",6]]}}}],"schema":"https://github.com/citation-style-language/schema/raw/master/csl-citation.json"} </w:instrText>
      </w:r>
      <w:r w:rsidR="00A771FB">
        <w:fldChar w:fldCharType="separate"/>
      </w:r>
      <w:r w:rsidR="00A771FB">
        <w:rPr>
          <w:noProof/>
        </w:rPr>
        <w:t>(Paterson et al. 2009)</w:t>
      </w:r>
      <w:r w:rsidR="00A771FB">
        <w:fldChar w:fldCharType="end"/>
      </w:r>
      <w:r w:rsidR="008A0E5B">
        <w:t>.</w:t>
      </w:r>
      <w:r w:rsidR="00A771FB" w:rsidRPr="00A771FB">
        <w:t xml:space="preserve"> </w:t>
      </w:r>
      <w:r w:rsidR="00E43AE6">
        <w:t>These fish may couple lakes and creeks</w:t>
      </w:r>
      <w:r w:rsidR="00E43AE6">
        <w:t xml:space="preserve"> or streams</w:t>
      </w:r>
      <w:r w:rsidR="00E43AE6">
        <w:t xml:space="preserve"> for a variety of reasons, including to exploit foraging opportunities</w:t>
      </w:r>
      <w:r>
        <w:t xml:space="preserve"> across habitats</w:t>
      </w:r>
      <w:r w:rsidR="00E43AE6">
        <w:t xml:space="preserve"> or to evade predators</w:t>
      </w:r>
      <w:r>
        <w:t xml:space="preserve"> in riskier environments</w:t>
      </w:r>
      <w:r w:rsidR="00E43AE6">
        <w:t>. I</w:t>
      </w:r>
      <w:r w:rsidR="00E43AE6">
        <w:t>n doing so</w:t>
      </w:r>
      <w:r w:rsidR="00E43AE6">
        <w:t>, small-bodied fish</w:t>
      </w:r>
      <w:r w:rsidR="00E43AE6">
        <w:t xml:space="preserve"> may transport and integrate energy derived from both habitats, making it </w:t>
      </w:r>
      <w:r>
        <w:t xml:space="preserve">more of less </w:t>
      </w:r>
      <w:r w:rsidR="00E43AE6">
        <w:t xml:space="preserve">available to predators and contributing to nutrient cycling across habitat boundaries. </w:t>
      </w:r>
      <w:r w:rsidR="002829E7">
        <w:t xml:space="preserve">However, the susceptibility of prey to predators and the need to seek refuge and alternative foraging opportunities is often related </w:t>
      </w:r>
      <w:r w:rsidR="002829E7">
        <w:t>to individual-level traits, such as</w:t>
      </w:r>
      <w:r w:rsidR="002829E7">
        <w:t xml:space="preserve"> body size of both predators and prey, and may play an important role in determining which individuals move between habitats and when </w:t>
      </w:r>
      <w:r w:rsidR="002829E7">
        <w:fldChar w:fldCharType="begin"/>
      </w:r>
      <w:r w:rsidR="002829E7">
        <w:instrText xml:space="preserve"> ADDIN ZOTERO_ITEM CSL_CITATION {"citationID":"WVqyB91q","properties":{"unsorted":false,"formattedCitation":"(Werner et al. 1983)","plainCitation":"(Werner et al. 1983)","noteIndex":0},"citationItems":[{"id":3947,"uris":["http://zotero.org/users/local/6gGbWaws/items/7EUKEFZQ"],"itemData":{"id":3947,"type":"article-journal","abstract":"We present an experiment designed to test the hypothesis that fish respond to both relative predation risk and habitat profitability in choosing habitats in which to feed. Identical populations of three size—classes of bluegill sunfish (Lepomis macrochirus) were stocked on both sides of a divided pond (29 m in diameter), and eight piscivorous largemouth bass (Micropterus salmoides) were introduced to one side. Sizes of both species were chosen such that the small class of bluegills was very vulnerable to the bass, whereas the largest class was invulnerable to bass predation. We then compared mortality, habitat use, and growth of each size—class in the presence and absence of the bass. Only the small size—class suffered significant mortality from the bass (each bass consumed on average about one small bluegill every 3.8 d); the two larger size—classes exhibited similar mortality rates on both sides of the pond. In the absence of the bass, we found that habitat use of all size—classes was similar and that the pattern of habitat use maximized foraging return rates (Werner et al. 1983). In the presence of the bass the two larger size—classes chose habitats to maximize return rates, but the small size—class obtained a greater fraction of its diet from the vegetation habitat, where foraging return rates were only one—third of those in the more open habitats. The small size—class further exhibited a significant depression in individual growth in the presence of the bass; the growth increment during the experiment was 27% less than that for small bluegills in the absence of the bass. Because of the reduced utilization of more open habitats by the small fish in the presence of bass, resources in these habitats were released to the larger size—classes, which showed greater growth in the presence of the bass than in its absence. We develop methods to predict the additional mortality expected on a cohort due to a reduction in growth rate (because individuals are spending a longer time in vunerable sizes), and discuss and potential for predation risk to enforce size—class segregation, which leads de facto to resource partitioning.","container-title":"Ecology","DOI":"10.2307/1937508","ISSN":"1939-9170","issue":"6","language":"en","license":"© 1983 by the Ecological Society of America","note":"_eprint: https://esajournals.onlinelibrary.wiley.com/doi/pdf/10.2307/1937508","page":"1540-1548","source":"Wiley Online Library","title":"An Experimental Test of the Effects of Predation Risk on Habitat Use in Fish","volume":"64","author":[{"family":"Werner","given":"Earl E."},{"family":"Gilliam","given":"James F."},{"family":"Hall","given":"Donald J."},{"family":"Mittelbach","given":"Gary G."}],"issued":{"date-parts":[["1983"]]}}}],"schema":"https://github.com/citation-style-language/schema/raw/master/csl-citation.json"} </w:instrText>
      </w:r>
      <w:r w:rsidR="002829E7">
        <w:fldChar w:fldCharType="separate"/>
      </w:r>
      <w:r w:rsidR="002829E7">
        <w:rPr>
          <w:noProof/>
        </w:rPr>
        <w:t>(Werner et al. 1983)</w:t>
      </w:r>
      <w:r w:rsidR="002829E7">
        <w:fldChar w:fldCharType="end"/>
      </w:r>
      <w:r w:rsidR="002829E7">
        <w:t>. Indeed, previous work has shown that only subsets of populations carry out lake-</w:t>
      </w:r>
      <w:r w:rsidR="002829E7">
        <w:t>creek</w:t>
      </w:r>
      <w:r w:rsidR="002829E7">
        <w:t xml:space="preserve"> migrations in response to environmental conditions, depending in part on variation in predation risk among individuals </w:t>
      </w:r>
      <w:r w:rsidR="002829E7">
        <w:fldChar w:fldCharType="begin"/>
      </w:r>
      <w:r w:rsidR="002829E7">
        <w:instrText xml:space="preserve"> ADDIN ZOTERO_ITEM CSL_CITATION {"citationID":"nz98K9vy","properties":{"unsorted":false,"formattedCitation":"(Chapman et al. 2012)","plainCitation":"(Chapman et al. 2012)","noteIndex":0},"citationItems":[{"id":2720,"uris":["http://zotero.org/users/local/6gGbWaws/items/IPSJRLSS"],"itemData":{"id":2720,"type":"article-journal","abstract":"Partial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2829E7">
        <w:fldChar w:fldCharType="separate"/>
      </w:r>
      <w:r w:rsidR="002829E7">
        <w:rPr>
          <w:noProof/>
        </w:rPr>
        <w:t>(Chapman et al. 2012)</w:t>
      </w:r>
      <w:r w:rsidR="002829E7">
        <w:fldChar w:fldCharType="end"/>
      </w:r>
      <w:r w:rsidR="002829E7">
        <w:t xml:space="preserve">. Despite evidence that several fish species move between lakes and creeks for reasons other than spawning </w:t>
      </w:r>
      <w:r w:rsidR="002829E7">
        <w:fldChar w:fldCharType="begin"/>
      </w:r>
      <w:r w:rsidR="002829E7">
        <w:instrText xml:space="preserve"> ADDIN ZOTERO_ITEM CSL_CITATION {"citationID":"20wCuyJQ","properties":{"unsorted":false,"formattedCitation":"(Dolinsek et al. 2014)","plainCitation":"(Dolinsek et al. 2014)","noteIndex":0},"citationItems":[{"id":3841,"uris":["http://zotero.org/users/local/6gGbWaws/items/FIWQ4ESB"],"itemData":{"id":3841,"type":"article-journal","abstract":"Little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C."}],"editor":[{"family":"Magnan","given":"Pierre"}],"issued":{"date-parts":[["2014",8]]}}}],"schema":"https://github.com/citation-style-language/schema/raw/master/csl-citation.json"} </w:instrText>
      </w:r>
      <w:r w:rsidR="002829E7">
        <w:fldChar w:fldCharType="separate"/>
      </w:r>
      <w:r w:rsidR="002829E7">
        <w:rPr>
          <w:noProof/>
        </w:rPr>
        <w:t>(Dolinsek et al. 2014)</w:t>
      </w:r>
      <w:r w:rsidR="002829E7">
        <w:fldChar w:fldCharType="end"/>
      </w:r>
      <w:r w:rsidR="002829E7">
        <w:t>, the ecological significance of these movements remains poorly understood. This gap stems in part from the methodological challenges of studying fish in moving waters, where difficult sampling conditions and poor acoustic telemetry performance in streams and creeks have limited investigation. As a result, the contribution of small-bodied fish to lake–creek connectivity</w:t>
      </w:r>
      <w:r w:rsidR="004A20C8">
        <w:t>, and the drivers of this habitat coupling</w:t>
      </w:r>
      <w:r w:rsidR="002829E7">
        <w:t xml:space="preserve"> remains a missing link in our understanding of freshwater food webs and their resilience.</w:t>
      </w:r>
    </w:p>
    <w:bookmarkEnd w:id="8"/>
    <w:bookmarkEnd w:id="9"/>
    <w:p w14:paraId="0CBC6343" w14:textId="2B82C9F0" w:rsidR="00FB5E5C" w:rsidRDefault="006C4986" w:rsidP="00FB5E5C">
      <w:pPr>
        <w:spacing w:after="240"/>
        <w:jc w:val="both"/>
      </w:pPr>
      <w:r w:rsidRPr="003B0052">
        <w:t xml:space="preserve">Over the past few decades, multiple </w:t>
      </w:r>
      <w:proofErr w:type="spellStart"/>
      <w:r w:rsidRPr="003B0052">
        <w:t>biotracers</w:t>
      </w:r>
      <w:proofErr w:type="spellEnd"/>
      <w:r w:rsidRPr="003B0052">
        <w:t xml:space="preserve"> have been developed that significantly enhance our ability to study the habitat use of fish and the structure of aquatic food webs. For instance, stable 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fldChar w:fldCharType="begin"/>
      </w:r>
      <w:r>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fldChar w:fldCharType="separate"/>
      </w:r>
      <w:r>
        <w:rPr>
          <w:noProof/>
        </w:rPr>
        <w:t>(Fry 2008)</w:t>
      </w:r>
      <w:r>
        <w:fldChar w:fldCharType="end"/>
      </w:r>
      <w:r w:rsidRPr="003B0052">
        <w:t xml:space="preserve">. Acoustic telemetry, on the other hand, enables the fine-scale tracking of movement in real-time, revealing how individuals move between and use different habitats </w:t>
      </w:r>
      <w:r>
        <w:t>across different timescales</w:t>
      </w:r>
      <w:r>
        <w:rPr>
          <w:noProof/>
        </w:rPr>
        <w:t xml:space="preserve"> </w:t>
      </w:r>
      <w:r>
        <w:rPr>
          <w:noProof/>
        </w:rPr>
        <w:fldChar w:fldCharType="begin"/>
      </w:r>
      <w:r>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Pr>
          <w:noProof/>
        </w:rPr>
        <w:fldChar w:fldCharType="separate"/>
      </w:r>
      <w:r>
        <w:rPr>
          <w:noProof/>
        </w:rPr>
        <w:t>(Blanchfield et al. 2023, Rodrigues et al. 2025)</w:t>
      </w:r>
      <w:r>
        <w:rPr>
          <w:noProof/>
        </w:rPr>
        <w:fldChar w:fldCharType="end"/>
      </w:r>
      <w:r w:rsidRPr="003B0052">
        <w:t>. Traditional approaches such as netting surveys complement these tracers by providing snapshots of species richness, abundance, and biomass distributions across different habitats and, when repeated, how these metrics change over time</w:t>
      </w:r>
      <w:r>
        <w:t xml:space="preserve"> </w:t>
      </w:r>
      <w:r>
        <w:fldChar w:fldCharType="begin"/>
      </w:r>
      <w:r>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fldChar w:fldCharType="separate"/>
      </w:r>
      <w:r>
        <w:rPr>
          <w:noProof/>
        </w:rPr>
        <w:t>(Portt et al. 2006)</w:t>
      </w:r>
      <w:r>
        <w:fldChar w:fldCharType="end"/>
      </w:r>
      <w:r w:rsidRPr="003B0052">
        <w:t xml:space="preserve">. </w:t>
      </w:r>
      <w:r w:rsidRPr="003B0052">
        <w:t xml:space="preserve">Together, these tools offer a powerful </w:t>
      </w:r>
      <w:r>
        <w:t>integrated</w:t>
      </w:r>
      <w:r w:rsidRPr="003B0052">
        <w:t xml:space="preserve"> approach for assessing </w:t>
      </w:r>
      <w:r>
        <w:t>habitat</w:t>
      </w:r>
      <w:r w:rsidRPr="003B0052">
        <w:t xml:space="preserve"> coupl</w:t>
      </w:r>
      <w:r>
        <w:t>ing</w:t>
      </w:r>
      <w:r w:rsidRPr="003B0052">
        <w:t xml:space="preserve"> </w:t>
      </w:r>
      <w:r>
        <w:t>in freshwater ecosystems</w:t>
      </w:r>
      <w:r w:rsidRPr="003B0052">
        <w:t xml:space="preserve">. </w:t>
      </w:r>
    </w:p>
    <w:p w14:paraId="621EEC57" w14:textId="528A099F" w:rsidR="00660D93" w:rsidRDefault="00660D93" w:rsidP="00FB5E5C">
      <w:pPr>
        <w:spacing w:after="240"/>
        <w:jc w:val="both"/>
      </w:pPr>
      <w:r w:rsidRPr="00660D93">
        <w:t>In this study, we assess three complementary dimensions of habitat coupling in golden shiner (</w:t>
      </w:r>
      <w:proofErr w:type="spellStart"/>
      <w:r w:rsidRPr="00660D93">
        <w:t>Notemigonus</w:t>
      </w:r>
      <w:proofErr w:type="spellEnd"/>
      <w:r w:rsidRPr="00660D93">
        <w:t xml:space="preserve"> </w:t>
      </w:r>
      <w:proofErr w:type="spellStart"/>
      <w:r w:rsidRPr="00660D93">
        <w:t>crysoleucas</w:t>
      </w:r>
      <w:proofErr w:type="spellEnd"/>
      <w:r w:rsidRPr="00660D93">
        <w:t>) and common shiner (</w:t>
      </w:r>
      <w:proofErr w:type="spellStart"/>
      <w:r w:rsidRPr="00660D93">
        <w:t>Luxilus</w:t>
      </w:r>
      <w:proofErr w:type="spellEnd"/>
      <w:r w:rsidRPr="00660D93">
        <w:t xml:space="preserve"> </w:t>
      </w:r>
      <w:proofErr w:type="spellStart"/>
      <w:r w:rsidRPr="00660D93">
        <w:t>cornutus</w:t>
      </w:r>
      <w:proofErr w:type="spellEnd"/>
      <w:r w:rsidRPr="00660D93">
        <w:t>)</w:t>
      </w:r>
      <w:r w:rsidR="00882F03">
        <w:t xml:space="preserve"> using a multi-method field approach</w:t>
      </w:r>
      <w:r w:rsidR="00E0300F">
        <w:t xml:space="preserve"> in a connected lake-creek ecosystem in Algonquin Provincial Park, ON, Canada</w:t>
      </w:r>
      <w:r w:rsidRPr="00660D93">
        <w:t xml:space="preserve">. </w:t>
      </w:r>
      <w:r w:rsidR="00882F03">
        <w:t>We</w:t>
      </w:r>
      <w:r>
        <w:t xml:space="preserve"> </w:t>
      </w:r>
      <w:r w:rsidR="00882F03">
        <w:t xml:space="preserve">employ stable isotope analysis </w:t>
      </w:r>
      <w:r>
        <w:t>to quantify</w:t>
      </w:r>
      <w:r w:rsidRPr="00660D93">
        <w:t xml:space="preserve"> habitat coupling </w:t>
      </w:r>
      <w:proofErr w:type="spellStart"/>
      <w:r w:rsidRPr="00660D93">
        <w:t>trophically</w:t>
      </w:r>
      <w:proofErr w:type="spellEnd"/>
      <w:r w:rsidRPr="00660D93">
        <w:t xml:space="preserve"> as the degree to which</w:t>
      </w:r>
      <w:r w:rsidR="00E0300F">
        <w:t xml:space="preserve"> these small-bodied prey</w:t>
      </w:r>
      <w:r w:rsidRPr="00660D93">
        <w:t xml:space="preserve"> fish assimilate energy from lake- versus creek-derived resources, while acoustic telemetry </w:t>
      </w:r>
      <w:r>
        <w:t>is used to quantify</w:t>
      </w:r>
      <w:r w:rsidRPr="00660D93">
        <w:t xml:space="preserve"> habitat coupling </w:t>
      </w:r>
      <w:r w:rsidR="00A32477">
        <w:t xml:space="preserve">in terms of movement behaviour between, and the time spent </w:t>
      </w:r>
      <w:r w:rsidRPr="00660D93">
        <w:t>occupying</w:t>
      </w:r>
      <w:r w:rsidR="00A32477">
        <w:t>,</w:t>
      </w:r>
      <w:r w:rsidRPr="00660D93">
        <w:t xml:space="preserve"> lake and creek habitats. Seasonal netting surveys </w:t>
      </w:r>
      <w:r>
        <w:t>are then used to evaluate</w:t>
      </w:r>
      <w:r w:rsidRPr="00660D93">
        <w:t xml:space="preserve"> habitat coupling </w:t>
      </w:r>
      <w:r>
        <w:t>as</w:t>
      </w:r>
      <w:r w:rsidRPr="00660D93">
        <w:t xml:space="preserve"> the</w:t>
      </w:r>
      <w:r w:rsidR="00BD3691">
        <w:t xml:space="preserve"> potential flux of biomass </w:t>
      </w:r>
      <w:r>
        <w:t xml:space="preserve">of </w:t>
      </w:r>
      <w:r w:rsidR="00930AEF">
        <w:t>golden and common shiner</w:t>
      </w:r>
      <w:r w:rsidR="00BD3691">
        <w:t xml:space="preserve">s </w:t>
      </w:r>
      <w:r w:rsidRPr="00660D93">
        <w:t xml:space="preserve">across the lake–creek boundary. Together, these measures </w:t>
      </w:r>
      <w:r w:rsidR="005F7BB0">
        <w:t>offer detailed insight in</w:t>
      </w:r>
      <w:r w:rsidRPr="00660D93">
        <w:t>to whether small-bodied prey fish function as lake–creek habitat couplers</w:t>
      </w:r>
      <w:r w:rsidR="00FB5E5C">
        <w:t xml:space="preserve"> in freshwater ecosystems</w:t>
      </w:r>
      <w:r w:rsidRPr="00660D93">
        <w:t xml:space="preserve"> (</w:t>
      </w:r>
      <w:r w:rsidR="00FB5E5C">
        <w:t xml:space="preserve">see </w:t>
      </w:r>
      <w:r w:rsidRPr="00660D93">
        <w:t>Figure 1</w:t>
      </w:r>
      <w:r w:rsidR="00FB5E5C">
        <w:t xml:space="preserve"> diagram of study approach</w:t>
      </w:r>
      <w:r w:rsidRPr="00660D93">
        <w:t>). We expect habitat coupling to vary seasonally</w:t>
      </w:r>
      <w:r w:rsidR="00BD3691">
        <w:t xml:space="preserve">, because </w:t>
      </w:r>
      <w:r w:rsidRPr="00660D93">
        <w:t>the relative advantages of lake and creek habitats likely shift through time with changing predation risk, resource availability, and thermal conditions</w:t>
      </w:r>
      <w:r w:rsidR="00930AEF">
        <w:t xml:space="preserve"> across the</w:t>
      </w:r>
      <w:r w:rsidR="00FB5E5C">
        <w:t xml:space="preserve"> freshwater</w:t>
      </w:r>
      <w:r w:rsidR="00930AEF">
        <w:t xml:space="preserve"> landscape</w:t>
      </w:r>
      <w:r w:rsidRPr="00660D93">
        <w:t>.</w:t>
      </w:r>
      <w:r w:rsidR="00A32477">
        <w:t xml:space="preserve"> </w:t>
      </w:r>
      <w:r w:rsidR="00FB5E5C">
        <w:t xml:space="preserve">We </w:t>
      </w:r>
      <w:r w:rsidR="00A32477" w:rsidRPr="00A32477">
        <w:t>also examine individual-level traits, particularly body size, to understand how variation in habitat accessibility</w:t>
      </w:r>
      <w:r w:rsidR="00BD3691">
        <w:t xml:space="preserve"> and </w:t>
      </w:r>
      <w:r w:rsidR="00BD3691">
        <w:lastRenderedPageBreak/>
        <w:t xml:space="preserve">predation risk </w:t>
      </w:r>
      <w:r w:rsidR="00A32477" w:rsidRPr="00A32477">
        <w:t xml:space="preserve">influence the </w:t>
      </w:r>
      <w:r w:rsidR="00E31EE6">
        <w:t>variation in</w:t>
      </w:r>
      <w:r w:rsidR="00A32477" w:rsidRPr="00A32477">
        <w:t xml:space="preserve"> lake–creek habitat coupling</w:t>
      </w:r>
      <w:r w:rsidR="00FB5E5C">
        <w:t xml:space="preserve"> </w:t>
      </w:r>
      <w:r w:rsidR="00E31EE6">
        <w:t xml:space="preserve">among individuals </w:t>
      </w:r>
      <w:r w:rsidR="00FB5E5C">
        <w:t xml:space="preserve">throughout the year. </w:t>
      </w:r>
    </w:p>
    <w:p w14:paraId="6591B81A" w14:textId="45763012" w:rsidR="008E4F35" w:rsidRPr="00837F74" w:rsidRDefault="008E4F35" w:rsidP="008E4F35">
      <w:pPr>
        <w:pStyle w:val="Heading2"/>
        <w:jc w:val="both"/>
        <w:rPr>
          <w:rFonts w:ascii="Times New Roman" w:hAnsi="Times New Roman" w:cs="Times New Roman"/>
          <w:color w:val="auto"/>
        </w:rPr>
      </w:pPr>
      <w:r w:rsidRPr="00837F74">
        <w:rPr>
          <w:rFonts w:ascii="Times New Roman" w:hAnsi="Times New Roman" w:cs="Times New Roman"/>
          <w:color w:val="auto"/>
        </w:rPr>
        <w:t>Methods</w:t>
      </w:r>
    </w:p>
    <w:p w14:paraId="2250AB5E" w14:textId="77777777" w:rsidR="008E4F35" w:rsidRPr="00837F74" w:rsidRDefault="008E4F35" w:rsidP="008E4F35">
      <w:pPr>
        <w:pStyle w:val="Heading3"/>
        <w:jc w:val="both"/>
        <w:rPr>
          <w:color w:val="auto"/>
        </w:rPr>
      </w:pPr>
      <w:r w:rsidRPr="00837F74">
        <w:rPr>
          <w:color w:val="auto"/>
        </w:rPr>
        <w:t>Study System</w:t>
      </w:r>
    </w:p>
    <w:p w14:paraId="0BCAFA89" w14:textId="77777777" w:rsidR="008E4F35" w:rsidRPr="003B0052" w:rsidRDefault="008E4F35" w:rsidP="008E4F35">
      <w:pPr>
        <w:spacing w:before="240" w:after="240"/>
        <w:jc w:val="both"/>
      </w:pPr>
      <w:r w:rsidRPr="003B0052">
        <w:t>Data were collected in the southernmost bay of Lake Opeongo, Sproule Bay, and its adjacent Costello Creek, located within Algonquin Provincial Park, Ontario, Canada (Figure 2</w:t>
      </w:r>
      <w:r>
        <w:t xml:space="preserve">; study area: </w:t>
      </w:r>
      <w:r w:rsidRPr="003768CC">
        <w:t>45.50°N–45.85°N, 78.30°W–78.50°W</w:t>
      </w:r>
      <w:r w:rsidRPr="003B0052">
        <w:t xml:space="preserve">). Lake Opeongo is a large, oligotrophic, dimictic lake with a surface area of </w:t>
      </w:r>
      <w:r w:rsidRPr="006B6017">
        <w:t>5,860 ha</w:t>
      </w:r>
      <w:r w:rsidRPr="003B0052">
        <w:t xml:space="preserve"> and a </w:t>
      </w:r>
      <w:r>
        <w:t>mean</w:t>
      </w:r>
      <w:r w:rsidRPr="003B0052">
        <w:t xml:space="preserve"> depth of </w:t>
      </w:r>
      <w:r>
        <w:t xml:space="preserve">14.8 </w:t>
      </w:r>
      <w:r w:rsidRPr="003B0052">
        <w:t>m</w:t>
      </w:r>
      <w:r>
        <w:t xml:space="preserve"> </w:t>
      </w:r>
      <w:r>
        <w:fldChar w:fldCharType="begin"/>
      </w:r>
      <w:r>
        <w:instrText xml:space="preserve"> ADDIN ZOTERO_ITEM CSL_CITATION {"citationID":"1Rvwru73","properties":{"unsorted":false,"formattedCitation":"(Ridgway et al. 2017, Challice et al. 2019)","plainCitation":"(Ridgway et al. 2017, Challice et al. 2019)","noteIndex":0},"citationItems":[{"id":"aEkxvgpt/i0eOMnmR","uris":["http://zotero.org/users/local/6gGbWaws/items/D43JESW7"],"itemData":{"id":2741,"type":"article-journal","container-title":"Information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aEkxvgpt/Jt8XuXZj","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fldChar w:fldCharType="separate"/>
      </w:r>
      <w:r>
        <w:rPr>
          <w:noProof/>
        </w:rPr>
        <w:t>(Ridgway et al. 2017, Challice et al. 2019)</w:t>
      </w:r>
      <w:r>
        <w:fldChar w:fldCharType="end"/>
      </w:r>
      <w:r>
        <w:t xml:space="preserve">, while </w:t>
      </w:r>
      <w:r w:rsidRPr="006B6017">
        <w:t>Sproule Bay</w:t>
      </w:r>
      <w:r>
        <w:t xml:space="preserve"> </w:t>
      </w:r>
      <w:r w:rsidRPr="006B6017">
        <w:t>covers approximately 161 ha</w:t>
      </w:r>
      <w:r>
        <w:t>, does not exceed 10 m in depth,</w:t>
      </w:r>
      <w:r w:rsidRPr="006B6017">
        <w:t xml:space="preserve"> and is typically ice-covered from late November through April</w:t>
      </w:r>
      <w:r>
        <w:t xml:space="preserve"> </w:t>
      </w:r>
      <w:r>
        <w:fldChar w:fldCharType="begin"/>
      </w:r>
      <w:r>
        <w:instrText xml:space="preserve"> ADDIN ZOTERO_ITEM CSL_CITATION {"citationID":"C9AQfayz","properties":{"unsorted":false,"formattedCitation":"(Consiglio, et al. 2024)","plainCitation":"(Consiglio, et al. 2024)","noteIndex":0},"citationItems":[{"id":"aEkxvgpt/3EynFApg","uris":["http://zotero.org/users/local/6gGbWaws/items/AY8SGGBN"],"itemData":{"id":3911,"type":"article-journal","container-title":"Ontario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fldChar w:fldCharType="separate"/>
      </w:r>
      <w:r>
        <w:rPr>
          <w:noProof/>
        </w:rPr>
        <w:t>(Consiglio, et al. 2024)</w:t>
      </w:r>
      <w:r>
        <w:fldChar w:fldCharType="end"/>
      </w:r>
      <w:r w:rsidRPr="006B6017">
        <w:t>.</w:t>
      </w:r>
      <w:r>
        <w:t xml:space="preserve"> </w:t>
      </w:r>
      <w:r w:rsidRPr="003B0052">
        <w:t>Costello Creek is a tributary of the Upper Madawaska tertiary watershed and the Opeongo River quaternary watershed and flows into Sproule Bay. The creek is characterized by shallow depths (&lt;2 m) and moderate flow velocities (0.1–0.4 m s</w:t>
      </w:r>
      <w:r>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t xml:space="preserve"> </w:t>
      </w:r>
      <w:r w:rsidRPr="00FE547A">
        <w:t xml:space="preserve">In </w:t>
      </w:r>
      <w:proofErr w:type="gramStart"/>
      <w:r>
        <w:t>all of</w:t>
      </w:r>
      <w:proofErr w:type="gramEnd"/>
      <w:r>
        <w:t xml:space="preserve"> </w:t>
      </w:r>
      <w:r w:rsidRPr="00FE547A">
        <w:t xml:space="preserve">our analyses, we delineated lake and creek habitats </w:t>
      </w:r>
      <w:r>
        <w:t>by</w:t>
      </w:r>
      <w:r w:rsidRPr="00FE547A">
        <w:t xml:space="preserve"> the transition from the open bay of the lake into </w:t>
      </w:r>
      <w:r>
        <w:t>the narrower</w:t>
      </w:r>
      <w:r w:rsidRPr="00FE547A">
        <w:t xml:space="preserve"> spruce bog, and we considered fish captured or detected within an approximately 1</w:t>
      </w:r>
      <w:r>
        <w:t>5</w:t>
      </w:r>
      <w:r w:rsidRPr="00FE547A">
        <w:t>0 m stretch between these delineated habitats as occupying a transition habitat.</w:t>
      </w:r>
      <w:r>
        <w:t xml:space="preserve"> </w:t>
      </w:r>
    </w:p>
    <w:p w14:paraId="04FA14E4" w14:textId="77777777" w:rsidR="008E4F35" w:rsidRPr="003B0052" w:rsidRDefault="008E4F35" w:rsidP="008E4F35">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yellow perch (</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fldChar w:fldCharType="begin"/>
      </w:r>
      <w:r>
        <w:instrText xml:space="preserve"> ADDIN ZOTERO_ITEM CSL_CITATION {"citationID":"vpcHb3Ah","properties":{"unsorted":false,"formattedCitation":"(Jackson 2002)","plainCitation":"(Jackson 2002)","noteIndex":0},"citationItems":[{"id":"aEkxvgpt/JOUw9ZRd","uris":["http://zotero.org/users/local/6gGbWaws/items/NNAK7ZBL"],"itemData":{"id":2746,"type":"article-journal","abstract":"Largemouth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fldChar w:fldCharType="separate"/>
      </w:r>
      <w:r>
        <w:rPr>
          <w:noProof/>
        </w:rPr>
        <w:t>(Jackson 2002)</w:t>
      </w:r>
      <w:r>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09002E5F" w14:textId="7BF1E18E" w:rsidR="008E4F35" w:rsidRPr="00F96B8C" w:rsidRDefault="00F96B8C" w:rsidP="00F96B8C">
      <w:pPr>
        <w:pStyle w:val="NormalWeb"/>
        <w:rPr>
          <w:lang w:val="en-CA" w:eastAsia="en-US"/>
        </w:rPr>
      </w:pPr>
      <w:r>
        <w:t>In this study, we focus on two prey fish species</w:t>
      </w:r>
      <w:r>
        <w:t>, the g</w:t>
      </w:r>
      <w:r>
        <w:t>olden shiner (</w:t>
      </w:r>
      <w:proofErr w:type="spellStart"/>
      <w:r>
        <w:rPr>
          <w:rStyle w:val="Emphasis"/>
          <w:rFonts w:eastAsiaTheme="majorEastAsia"/>
        </w:rPr>
        <w:t>Notemigonus</w:t>
      </w:r>
      <w:proofErr w:type="spellEnd"/>
      <w:r>
        <w:rPr>
          <w:rStyle w:val="Emphasis"/>
          <w:rFonts w:eastAsiaTheme="majorEastAsia"/>
        </w:rPr>
        <w:t xml:space="preserve"> </w:t>
      </w:r>
      <w:proofErr w:type="spellStart"/>
      <w:r>
        <w:rPr>
          <w:rStyle w:val="Emphasis"/>
          <w:rFonts w:eastAsiaTheme="majorEastAsia"/>
        </w:rPr>
        <w:t>crysoleucas</w:t>
      </w:r>
      <w:proofErr w:type="spellEnd"/>
      <w:r>
        <w:t>) and common shiner (</w:t>
      </w:r>
      <w:proofErr w:type="spellStart"/>
      <w:r>
        <w:rPr>
          <w:rStyle w:val="Emphasis"/>
          <w:rFonts w:eastAsiaTheme="majorEastAsia"/>
        </w:rPr>
        <w:t>Luxilus</w:t>
      </w:r>
      <w:proofErr w:type="spellEnd"/>
      <w:r>
        <w:rPr>
          <w:rStyle w:val="Emphasis"/>
          <w:rFonts w:eastAsiaTheme="majorEastAsia"/>
        </w:rPr>
        <w:t xml:space="preserve"> </w:t>
      </w:r>
      <w:proofErr w:type="spellStart"/>
      <w:r>
        <w:rPr>
          <w:rStyle w:val="Emphasis"/>
          <w:rFonts w:eastAsiaTheme="majorEastAsia"/>
        </w:rPr>
        <w:t>cornutus</w:t>
      </w:r>
      <w:proofErr w:type="spellEnd"/>
      <w:r>
        <w:t xml:space="preserve">), </w:t>
      </w:r>
      <w:r>
        <w:t xml:space="preserve">which are </w:t>
      </w:r>
      <w:r>
        <w:t xml:space="preserve">both members of the </w:t>
      </w:r>
      <w:proofErr w:type="spellStart"/>
      <w:r>
        <w:t>Leuciscidae</w:t>
      </w:r>
      <w:proofErr w:type="spellEnd"/>
      <w:r>
        <w:t xml:space="preserve"> family</w:t>
      </w:r>
      <w:r>
        <w:t xml:space="preserve"> that </w:t>
      </w:r>
      <w:r>
        <w:t>were captured in high abundances across lake and creek habitats throughout the three-year study period. Preliminary analyses of isotopic signatures and biomass patterns indicated that the two species showed consistent responses across habitats and seasons</w:t>
      </w:r>
      <w:r w:rsidR="00B07BFC">
        <w:t xml:space="preserve"> (Figure S5; Table S2)</w:t>
      </w:r>
      <w:r>
        <w:t>. In addition, both species occupy broadly similar functional roles in freshwater food webs, feeding primarily on basal resources and primary consumers rather than acting as piscivores even at larger size classes</w:t>
      </w:r>
      <w:r>
        <w:t xml:space="preserve"> (</w:t>
      </w:r>
      <w:r w:rsidR="008E4F35">
        <w:rPr>
          <w:noProof/>
        </w:rPr>
        <w:fldChar w:fldCharType="begin"/>
      </w:r>
      <w:r w:rsidR="008E4F35">
        <w:rPr>
          <w:noProof/>
        </w:rPr>
        <w:instrText xml:space="preserve"> ADDIN ZOTERO_ITEM CSL_CITATION {"citationID":"68d6iONB","properties":{"unsorted":false,"formattedCitation":"(Scott and Crossman 1973, Stone et al. 2016)","plainCitation":"(Scott and Crossman 1973, Stone et al. 2016)","dontUpdate":true,"noteIndex":0},"citationItems":[{"id":"aEkxvgpt/XK0x5CEJ","uris":["http://zotero.org/users/local/6gGbWaws/items/VPXHRNCN"],"itemData":{"id":3839,"type":"book","number-of-pages":"966","publisher":"Fisheries Research Board of Canada","title":"Freshwater fishes of Canada","volume":"184","author":[{"family":"Scott","given":"William Beverley"},{"family":"Crossman","given":"Edwin John"}],"issued":{"date-parts":[["1973"]]}}},{"id":"aEkxvgpt/245vZZox","uris":["http://zotero.org/users/local/6gGbWaws/items/SNJ8RXXC"],"itemData":{"id":2747,"type":"article-journal","abstract":"The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8E4F35">
        <w:rPr>
          <w:noProof/>
        </w:rPr>
        <w:fldChar w:fldCharType="separate"/>
      </w:r>
      <w:r w:rsidR="008E4F35">
        <w:rPr>
          <w:noProof/>
        </w:rPr>
        <w:t>Scott and Crossman 1973, Stone et al. 2016)</w:t>
      </w:r>
      <w:r w:rsidR="008E4F35">
        <w:rPr>
          <w:noProof/>
        </w:rPr>
        <w:fldChar w:fldCharType="end"/>
      </w:r>
      <w:r>
        <w:t xml:space="preserve">. </w:t>
      </w:r>
      <w:r w:rsidRPr="00F96B8C">
        <w:rPr>
          <w:lang w:val="en-CA" w:eastAsia="en-US"/>
        </w:rPr>
        <w:t xml:space="preserve">We therefore pooled the two </w:t>
      </w:r>
      <w:r w:rsidRPr="00F96B8C">
        <w:rPr>
          <w:lang w:val="en-CA" w:eastAsia="en-US"/>
        </w:rPr>
        <w:lastRenderedPageBreak/>
        <w:t>species for analysis and refer to them collectively as “shiners”</w:t>
      </w:r>
      <w:r>
        <w:rPr>
          <w:lang w:val="en-CA" w:eastAsia="en-US"/>
        </w:rPr>
        <w:t>,</w:t>
      </w:r>
      <w:r w:rsidRPr="00F96B8C">
        <w:rPr>
          <w:lang w:val="en-CA" w:eastAsia="en-US"/>
        </w:rPr>
        <w:t xml:space="preserve"> which allowed us to evaluate </w:t>
      </w:r>
      <w:r w:rsidR="00213286">
        <w:rPr>
          <w:lang w:val="en-CA" w:eastAsia="en-US"/>
        </w:rPr>
        <w:t>lake-creek habitat coupling</w:t>
      </w:r>
      <w:r w:rsidRPr="00F96B8C">
        <w:rPr>
          <w:lang w:val="en-CA" w:eastAsia="en-US"/>
        </w:rPr>
        <w:t xml:space="preserve"> with greater statistical power across sampling locations</w:t>
      </w:r>
      <w:r w:rsidR="00036F00">
        <w:rPr>
          <w:lang w:val="en-CA" w:eastAsia="en-US"/>
        </w:rPr>
        <w:t xml:space="preserve"> and seasons</w:t>
      </w:r>
      <w:r w:rsidRPr="00F96B8C">
        <w:rPr>
          <w:lang w:val="en-CA" w:eastAsia="en-US"/>
        </w:rPr>
        <w:t>.</w:t>
      </w:r>
    </w:p>
    <w:p w14:paraId="66FFA72F" w14:textId="77777777" w:rsidR="008E4F35" w:rsidRDefault="008E4F35" w:rsidP="008E4F35">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8BDAA82" w14:textId="77777777" w:rsidR="008E4F35" w:rsidRPr="00837F74" w:rsidRDefault="008E4F35" w:rsidP="008E4F35">
      <w:pPr>
        <w:pStyle w:val="Heading3"/>
        <w:jc w:val="both"/>
        <w:rPr>
          <w:color w:val="auto"/>
        </w:rPr>
      </w:pPr>
      <w:r>
        <w:rPr>
          <w:color w:val="auto"/>
        </w:rPr>
        <w:t>Foraging Behaviour</w:t>
      </w:r>
    </w:p>
    <w:p w14:paraId="1F4347C5" w14:textId="038BA546" w:rsidR="008E4F35" w:rsidRPr="003B0052" w:rsidRDefault="008E4F35" w:rsidP="008E4F35">
      <w:pPr>
        <w:spacing w:before="240" w:after="240"/>
        <w:jc w:val="both"/>
      </w:pPr>
      <w:r w:rsidRPr="003B0052">
        <w:t xml:space="preserve">We employed stable isotope analysis </w:t>
      </w:r>
      <w:r>
        <w:t xml:space="preserve">of </w:t>
      </w:r>
      <w:r w:rsidRPr="003B0052">
        <w:t>δ</w:t>
      </w:r>
      <w:r w:rsidRPr="00DD06A6">
        <w:rPr>
          <w:vertAlign w:val="superscript"/>
        </w:rPr>
        <w:t>13</w:t>
      </w:r>
      <w:r w:rsidRPr="003B0052">
        <w:t>C or δ</w:t>
      </w:r>
      <w:r w:rsidRPr="00DD06A6">
        <w:rPr>
          <w:vertAlign w:val="superscript"/>
        </w:rPr>
        <w:t>15</w:t>
      </w:r>
      <w:r w:rsidRPr="003B0052">
        <w:t xml:space="preserve">N to </w:t>
      </w:r>
      <w:r>
        <w:t>examine</w:t>
      </w:r>
      <w:r w:rsidRPr="003B0052">
        <w:t xml:space="preserve"> </w:t>
      </w:r>
      <w:r>
        <w:t>the foraging behaviour</w:t>
      </w:r>
      <w:r w:rsidRPr="003B0052">
        <w:t xml:space="preserve"> </w:t>
      </w:r>
      <w:r>
        <w:t>of</w:t>
      </w:r>
      <w:r w:rsidRPr="003B0052">
        <w:t xml:space="preserve"> shiners across the spring, summer, and fall of 2022–2024. </w:t>
      </w:r>
      <w:r>
        <w:t>We</w:t>
      </w:r>
      <w:r w:rsidRPr="003B0052">
        <w:t xml:space="preserve"> used liver tissues, as liver has a relatively fast turnover rate (approximately two weeks) and thus more accurately reflects diets during the season of sampling compared to slower-turnover tissues like muscle</w:t>
      </w:r>
      <w:r>
        <w:t xml:space="preserve"> </w:t>
      </w:r>
      <w:r>
        <w:fldChar w:fldCharType="begin"/>
      </w:r>
      <w:r>
        <w:instrText xml:space="preserve"> ADDIN ZOTERO_ITEM CSL_CITATION {"citationID":"CZNnGQP1","properties":{"unsorted":false,"formattedCitation":"(Busst and Britton 2018)","plainCitation":"(Busst and Britton 2018)","noteIndex":0},"citationItems":[{"id":"aEkxvgpt/NSDksBFD","uris":["http://zotero.org/users/local/6gGbWaws/items/5PHNNYWL"],"itemData":{"id":3883,"type":"article-journal","abstract":"Ecological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fldChar w:fldCharType="separate"/>
      </w:r>
      <w:r>
        <w:rPr>
          <w:noProof/>
        </w:rPr>
        <w:t>(Busst and Britton 2018)</w:t>
      </w:r>
      <w:r>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Across all years and seasons, we obtained liver samples from 134 golden shiners and 117 common shiners. </w:t>
      </w:r>
      <w:r>
        <w:t>I</w:t>
      </w:r>
      <w:r w:rsidRPr="003B0052">
        <w:t>n addition</w:t>
      </w:r>
      <w:r>
        <w:t xml:space="preserve"> to fish tissue samples</w:t>
      </w:r>
      <w:r w:rsidRPr="003B0052">
        <w:t xml:space="preserve">, tissue samples were </w:t>
      </w:r>
      <w:r>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w:t>
      </w:r>
      <w:r w:rsidR="00D7394B">
        <w:t xml:space="preserve"> (Table S2)</w:t>
      </w:r>
      <w:r>
        <w:t xml:space="preserve">. </w:t>
      </w:r>
    </w:p>
    <w:p w14:paraId="732524DC" w14:textId="77777777" w:rsidR="008E4F35" w:rsidRPr="003B0052" w:rsidRDefault="008E4F35" w:rsidP="008E4F35">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w:t>
      </w:r>
      <w:proofErr w:type="spellStart"/>
      <w:r w:rsidRPr="003B0052">
        <w:t>Veizer</w:t>
      </w:r>
      <w:proofErr w:type="spellEnd"/>
      <w:r w:rsidRPr="003B0052">
        <w:t xml:space="preserve"> Stable Isotope laboratory at the University of Ottawa for quantification of δ</w:t>
      </w:r>
      <w:r w:rsidRPr="00DD06A6">
        <w:rPr>
          <w:vertAlign w:val="superscript"/>
        </w:rPr>
        <w:t>13</w:t>
      </w:r>
      <w:r w:rsidRPr="003B0052">
        <w:t>C and δ</w:t>
      </w:r>
      <w:r w:rsidRPr="00DD06A6">
        <w:rPr>
          <w:vertAlign w:val="superscript"/>
        </w:rPr>
        <w:t>15</w:t>
      </w:r>
      <w:r w:rsidRPr="003B0052">
        <w:t>N. Stable isotope values are expressed in δ notation (units ‰), where δ</w:t>
      </w:r>
      <w:r w:rsidRPr="00DD06A6">
        <w:rPr>
          <w:vertAlign w:val="superscript"/>
        </w:rPr>
        <w:t>13</w:t>
      </w:r>
      <w:r w:rsidRPr="003B0052">
        <w:t>C or δ</w:t>
      </w:r>
      <w:r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t>x</w:t>
      </w:r>
      <w:r w:rsidRPr="003B0052">
        <w:t xml:space="preserve"> 1000, where R represents the ratio of </w:t>
      </w:r>
      <w:r w:rsidRPr="00DD06A6">
        <w:rPr>
          <w:vertAlign w:val="superscript"/>
        </w:rPr>
        <w:t>13</w:t>
      </w:r>
      <w:r w:rsidRPr="003B0052">
        <w:t>C</w:t>
      </w:r>
      <w:r>
        <w:t>/</w:t>
      </w:r>
      <w:r w:rsidRPr="00DD06A6">
        <w:rPr>
          <w:vertAlign w:val="superscript"/>
        </w:rPr>
        <w:t>1</w:t>
      </w:r>
      <w:r>
        <w:rPr>
          <w:vertAlign w:val="superscript"/>
        </w:rPr>
        <w:t>2</w:t>
      </w:r>
      <w:r w:rsidRPr="003B0052">
        <w:t xml:space="preserve">C or </w:t>
      </w:r>
      <w:r w:rsidRPr="00DD06A6">
        <w:rPr>
          <w:vertAlign w:val="superscript"/>
        </w:rPr>
        <w:t>15</w:t>
      </w:r>
      <w:r w:rsidRPr="003B0052">
        <w:t>N/</w:t>
      </w:r>
      <w:r w:rsidRPr="00DD06A6">
        <w:rPr>
          <w:vertAlign w:val="superscript"/>
        </w:rPr>
        <w:t>1</w:t>
      </w:r>
      <w:r>
        <w:rPr>
          <w:vertAlign w:val="superscript"/>
        </w:rPr>
        <w:t>4</w:t>
      </w:r>
      <w:r w:rsidRPr="003B0052">
        <w:t>N.</w:t>
      </w:r>
      <w:r>
        <w:t xml:space="preserve"> </w:t>
      </w:r>
    </w:p>
    <w:p w14:paraId="7303F305" w14:textId="77777777" w:rsidR="008E4F35" w:rsidRDefault="008E4F35" w:rsidP="008E4F35">
      <w:pPr>
        <w:spacing w:after="240"/>
        <w:jc w:val="both"/>
      </w:pPr>
      <w:r w:rsidRPr="003B0052">
        <w:t>We applied lipid corrections to consumer and baseline tissues following</w:t>
      </w:r>
      <w:r>
        <w:t xml:space="preserve"> </w:t>
      </w:r>
      <w:r>
        <w:fldChar w:fldCharType="begin"/>
      </w:r>
      <w:r>
        <w:instrText xml:space="preserve"> ADDIN ZOTERO_ITEM CSL_CITATION {"citationID":"mELIICSP","properties":{"unsorted":false,"formattedCitation":"(Kiljunen et al. 2006)","plainCitation":"(Kiljunen et al. 2006)","dontUpdate":true,"noteIndex":0},"citationItems":[{"id":"aEkxvgpt/eYO0kxqs","uris":["http://zotero.org/users/local/6gGbWaws/items/QDE8PH8M"],"itemData":{"id":2782,"type":"article-journal","abstract":"1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fldChar w:fldCharType="separate"/>
      </w:r>
      <w:r>
        <w:rPr>
          <w:noProof/>
        </w:rPr>
        <w:t>Kiljunen et al. (2006)</w:t>
      </w:r>
      <w:r>
        <w:fldChar w:fldCharType="end"/>
      </w:r>
      <w:r w:rsidRPr="003B0052">
        <w:t xml:space="preserve"> because C:N ratios exceeded the recommended threshold of 3.5 across our datase</w:t>
      </w:r>
      <w:r>
        <w:t xml:space="preserve">t </w:t>
      </w:r>
      <w:r>
        <w:fldChar w:fldCharType="begin"/>
      </w:r>
      <w:r>
        <w:instrText xml:space="preserve"> ADDIN ZOTERO_ITEM CSL_CITATION {"citationID":"YwlaJ0xm","properties":{"unsorted":false,"formattedCitation":"(Post et al. 2007)","plainCitation":"(Post et al. 2007)","noteIndex":0},"citationItems":[{"id":"aEkxvgpt/8VbRayhA","uris":["http://zotero.org/users/local/6gGbWaws/items/BTVRWV7S"],"itemData":{"id":3885,"type":"article-journal","abstract":"Within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fldChar w:fldCharType="separate"/>
      </w:r>
      <w:r>
        <w:rPr>
          <w:noProof/>
        </w:rPr>
        <w:t>(Post et al. 2007)</w:t>
      </w:r>
      <w:r>
        <w:fldChar w:fldCharType="end"/>
      </w:r>
      <w:r w:rsidRPr="003B0052">
        <w:t xml:space="preserve">. Given ongoing debate over the application of lipid normalization in ecological stable isotope studies </w:t>
      </w:r>
      <w:r>
        <w:fldChar w:fldCharType="begin"/>
      </w:r>
      <w:r>
        <w:instrText xml:space="preserve"> ADDIN ZOTERO_ITEM CSL_CITATION {"citationID":"3oBSZASn","properties":{"unsorted":false,"formattedCitation":"(Arostegui et al. 2019)","plainCitation":"(Arostegui et al. 2019)","noteIndex":0},"citationItems":[{"id":"aEkxvgpt/YqI3Uhml","uris":["http://zotero.org/users/local/6gGbWaws/items/EBBL7JZV"],"itemData":{"id":2788,"type":"article-journal","abstract":"Carbon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fldChar w:fldCharType="separate"/>
      </w:r>
      <w:r>
        <w:rPr>
          <w:noProof/>
        </w:rPr>
        <w:t>(Arostegui et al. 2019)</w:t>
      </w:r>
      <w:r>
        <w:fldChar w:fldCharType="end"/>
      </w:r>
      <w:r w:rsidRPr="003B0052">
        <w:t xml:space="preserve">, we repeated our analyses using non–lipid-corrected values and found </w:t>
      </w:r>
      <w:r>
        <w:t>consistent</w:t>
      </w:r>
      <w:r w:rsidRPr="003B0052">
        <w:t xml:space="preserve"> patterns</w:t>
      </w:r>
      <w:r>
        <w:t xml:space="preserve"> of foraging behaviour</w:t>
      </w:r>
      <w:r w:rsidRPr="003B0052">
        <w:t xml:space="preserve"> to those presented in the proceeding sections (Figure S</w:t>
      </w:r>
      <w:r>
        <w:t>3</w:t>
      </w:r>
      <w:r w:rsidRPr="003B0052">
        <w:t xml:space="preserve">). </w:t>
      </w:r>
    </w:p>
    <w:p w14:paraId="798F049E" w14:textId="77777777" w:rsidR="008E4F35" w:rsidRPr="002F6666" w:rsidRDefault="008E4F35" w:rsidP="008E4F35">
      <w:pPr>
        <w:spacing w:after="240"/>
        <w:jc w:val="both"/>
        <w:rPr>
          <w:i/>
          <w:iCs/>
          <w:lang w:val="en-US"/>
        </w:rPr>
      </w:pPr>
      <w:r>
        <w:rPr>
          <w:i/>
          <w:iCs/>
          <w:lang w:val="en-US"/>
        </w:rPr>
        <w:t>Data</w:t>
      </w:r>
      <w:r w:rsidRPr="002F6666">
        <w:rPr>
          <w:i/>
          <w:iCs/>
          <w:lang w:val="en-US"/>
        </w:rPr>
        <w:t xml:space="preserve"> Analysis</w:t>
      </w:r>
    </w:p>
    <w:p w14:paraId="7EB120B3" w14:textId="77777777" w:rsidR="008E4F35" w:rsidRDefault="008E4F35" w:rsidP="008E4F35">
      <w:pPr>
        <w:spacing w:after="240"/>
        <w:jc w:val="both"/>
      </w:pPr>
      <w:r w:rsidRPr="00471B18">
        <w:t>To evaluate the foraging behaviour of shiners captured across lake and creek habitats seasonally, we estimated the proportion of lake-derived carbon in liver tissues using a two-source stable isotope mixing model</w:t>
      </w:r>
      <w:r>
        <w:t xml:space="preserve"> </w:t>
      </w:r>
      <w:r>
        <w:fldChar w:fldCharType="begin"/>
      </w:r>
      <w:r>
        <w:instrText xml:space="preserve"> ADDIN ZOTERO_ITEM CSL_CITATION {"citationID":"pIwiBioF","properties":{"unsorted":false,"formattedCitation":"(Post 2002)","plainCitation":"(Post 2002)","noteIndex":0},"citationItems":[{"id":"aEkxvgpt/NG1XHfPV","uris":["http://zotero.org/users/local/6gGbWaws/items/324R9G7J"],"itemData":{"id":2799,"type":"article-journal","abstract":"The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w:t>
      </w:r>
      <w:proofErr w:type="gramStart"/>
      <w:r w:rsidRPr="00471B18">
        <w:t>each individual</w:t>
      </w:r>
      <w:proofErr w:type="gramEnd"/>
      <w:r w:rsidRPr="00471B18">
        <w:t xml:space="preserve">, alpha (α; the proportion of assimilated 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t xml:space="preserve"> </w:t>
      </w:r>
      <w:r w:rsidRPr="003B0052">
        <w:t>δ</w:t>
      </w:r>
      <w:r w:rsidRPr="00DD06A6">
        <w:rPr>
          <w:vertAlign w:val="superscript"/>
        </w:rPr>
        <w:t>13</w:t>
      </w:r>
      <w:r w:rsidRPr="003B0052">
        <w:t>C</w:t>
      </w:r>
      <w:r w:rsidRPr="00471B18">
        <w:t xml:space="preserve"> baselines as endpoints</w:t>
      </w:r>
      <w:r>
        <w:t>:</w:t>
      </w:r>
    </w:p>
    <w:p w14:paraId="6C40643E" w14:textId="77777777" w:rsidR="008E4F35" w:rsidRDefault="008E4F35" w:rsidP="008E4F35">
      <w:pPr>
        <w:spacing w:after="240"/>
        <w:jc w:val="right"/>
      </w:pPr>
      <m:oMath>
        <m:r>
          <m:rPr>
            <m:sty m:val="p"/>
          </m:rPr>
          <w:rPr>
            <w:rFonts w:ascii="Cambria Math" w:hAnsi="Cambria Math"/>
          </w:rPr>
          <w:lastRenderedPageBreak/>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tab/>
      </w:r>
      <w:r>
        <w:tab/>
      </w:r>
      <w:r w:rsidRPr="003B0052">
        <w:t>(1)</w:t>
      </w:r>
      <w:r>
        <w:t>,</w:t>
      </w:r>
    </w:p>
    <w:p w14:paraId="7D528A0B" w14:textId="77777777" w:rsidR="008E4F35" w:rsidRDefault="008E4F35" w:rsidP="008E4F35">
      <w:pPr>
        <w:spacing w:after="240"/>
        <w:jc w:val="both"/>
      </w:pPr>
      <w:r w:rsidRPr="00471B18">
        <w:t xml:space="preserve">with estimates constrained between </w:t>
      </w:r>
      <w:r>
        <w:t xml:space="preserve">zero and one, with zero representing no carbon derived from lake resources and one representing carbon fully derived from lake resources. </w:t>
      </w:r>
    </w:p>
    <w:p w14:paraId="6286BB02" w14:textId="77777777" w:rsidR="008E4F35" w:rsidRDefault="008E4F35" w:rsidP="008E4F35">
      <w:pPr>
        <w:spacing w:after="240"/>
        <w:jc w:val="both"/>
      </w:pPr>
      <w:r w:rsidRPr="00471B18">
        <w:t>Trophic position was then estimated for each individual using the α value derived from Equation 1, in which the baseline δ</w:t>
      </w:r>
      <w:r w:rsidRPr="00471B18">
        <w:rPr>
          <w:vertAlign w:val="superscript"/>
        </w:rPr>
        <w:t>15</w:t>
      </w:r>
      <w:r w:rsidRPr="00471B18">
        <w:t>N was calculated as a weighted average of the creek and lake mayfly</w:t>
      </w:r>
      <w:r>
        <w:t xml:space="preserve"> </w:t>
      </w:r>
      <w:r w:rsidRPr="00471B18">
        <w:t>δ</w:t>
      </w:r>
      <w:r w:rsidRPr="00471B18">
        <w:rPr>
          <w:vertAlign w:val="superscript"/>
        </w:rPr>
        <w:t>15</w:t>
      </w:r>
      <w:r w:rsidRPr="00471B18">
        <w:t xml:space="preserve">N values proportional to each individual’s estimated lake-derived carbon </w:t>
      </w:r>
      <w:proofErr w:type="gramStart"/>
      <w:r w:rsidRPr="00471B18">
        <w:t>contribution</w:t>
      </w:r>
      <w:proofErr w:type="gramEnd"/>
      <w:r w:rsidRPr="00471B18">
        <w:t xml:space="preserve"> </w:t>
      </w:r>
    </w:p>
    <w:p w14:paraId="65C13509" w14:textId="77777777" w:rsidR="008E4F35" w:rsidRDefault="008E4F35" w:rsidP="008E4F35">
      <w:pPr>
        <w:spacing w:after="240"/>
        <w:jc w:val="right"/>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r>
        <w:t>.</w:t>
      </w:r>
    </w:p>
    <w:p w14:paraId="401C7708" w14:textId="60450A82" w:rsidR="008E4F35" w:rsidRDefault="008E4F35" w:rsidP="008E4F35">
      <w:pPr>
        <w:spacing w:after="240"/>
        <w:jc w:val="both"/>
      </w:pPr>
      <w:r w:rsidRPr="00471B18">
        <w:t>A trophic fractionation factor of 3.4</w:t>
      </w:r>
      <w:r>
        <w:t>%</w:t>
      </w:r>
      <w:r w:rsidRPr="00471B18">
        <w:t xml:space="preserve"> per trophic level was assumed throughout</w:t>
      </w:r>
      <w:r>
        <w:t xml:space="preserve"> </w:t>
      </w:r>
      <w:r>
        <w:fldChar w:fldCharType="begin"/>
      </w:r>
      <w:r>
        <w:instrText xml:space="preserve"> ADDIN ZOTERO_ITEM CSL_CITATION {"citationID":"3vt03m2p","properties":{"unsorted":false,"formattedCitation":"(Post 2002)","plainCitation":"(Post 2002)","noteIndex":0},"citationItems":[{"id":"aEkxvgpt/NG1XHfPV","uris":["http://zotero.org/users/local/6gGbWaws/items/324R9G7J"],"itemData":{"id":2799,"type":"article-journal","abstract":"The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Note that we use only mayflies as baselines in our analyses of shiner foraging, as mussels in the creek were heavily enriched in </w:t>
      </w:r>
      <w:r w:rsidRPr="003B0052">
        <w:t>δ</w:t>
      </w:r>
      <w:r w:rsidRPr="00DD06A6">
        <w:rPr>
          <w:vertAlign w:val="superscript"/>
        </w:rPr>
        <w:t>15</w:t>
      </w:r>
      <w:r w:rsidRPr="003B0052">
        <w:t>N</w:t>
      </w:r>
      <w:r>
        <w:t xml:space="preserve">, </w:t>
      </w:r>
      <w:r w:rsidR="00F96B8C">
        <w:t>which may be due</w:t>
      </w:r>
      <w:r>
        <w:t xml:space="preserve"> to white sucker (</w:t>
      </w:r>
      <w:r w:rsidRPr="00814D4A">
        <w:rPr>
          <w:i/>
          <w:iCs/>
        </w:rPr>
        <w:t xml:space="preserve">Catostomus </w:t>
      </w:r>
      <w:proofErr w:type="spellStart"/>
      <w:r w:rsidRPr="00814D4A">
        <w:rPr>
          <w:i/>
          <w:iCs/>
        </w:rPr>
        <w:t>commersonii</w:t>
      </w:r>
      <w:proofErr w:type="spellEnd"/>
      <w:r>
        <w:t xml:space="preserve">) spawning over mussel beds in the creek habitat and the consumption </w:t>
      </w:r>
      <w:r w:rsidR="00F96B8C">
        <w:t xml:space="preserve">of sucker excrements </w:t>
      </w:r>
      <w:r>
        <w:t>by filter feeding mussels (C. A. Ward personal observation; Figure S2</w:t>
      </w:r>
      <w:r w:rsidR="00F96B8C">
        <w:t xml:space="preserve">; </w:t>
      </w:r>
      <w:r w:rsidR="00F96B8C" w:rsidRPr="00F96B8C">
        <w:rPr>
          <w:highlight w:val="yellow"/>
        </w:rPr>
        <w:t>REFS</w:t>
      </w:r>
      <w:r>
        <w:t>).</w:t>
      </w:r>
    </w:p>
    <w:p w14:paraId="1F0F42CD" w14:textId="5E84EAFE" w:rsidR="008E4F35" w:rsidRDefault="008E4F35" w:rsidP="008E4F35">
      <w:pPr>
        <w:jc w:val="both"/>
      </w:pPr>
      <w:r w:rsidRPr="004235AF">
        <w:t>To estimate differences in liver isotopic composition (δ</w:t>
      </w:r>
      <w:r w:rsidRPr="004235AF">
        <w:rPr>
          <w:vertAlign w:val="superscript"/>
        </w:rPr>
        <w:t>13</w:t>
      </w:r>
      <w:r w:rsidRPr="004235AF">
        <w:t>C, δ</w:t>
      </w:r>
      <w:r w:rsidRPr="004235AF">
        <w:rPr>
          <w:vertAlign w:val="superscript"/>
        </w:rPr>
        <w:t>15</w:t>
      </w:r>
      <w:r w:rsidRPr="004235AF">
        <w:t xml:space="preserve">N) and derived isotopic metrics (proportion of lake derived carbon (α), trophic position) for baselines and shiners, we used generalized linear models. Raw isotope models and trophic position used a gaussian family while we used a beta family for proportion of lake derived carbon from the </w:t>
      </w:r>
      <w:proofErr w:type="spellStart"/>
      <w:r w:rsidRPr="004235AF">
        <w:t>glmmTMB</w:t>
      </w:r>
      <w:proofErr w:type="spellEnd"/>
      <w:r w:rsidRPr="004235AF">
        <w:t xml:space="preserve"> package to appropriately handle this type of data (i.e., continuous proportion bounded between 0 and 1) (package Reference…).  All models were fitted with season, capture location, and tested for an interaction between season and capture location using a Type III analysis of deviance test using the </w:t>
      </w:r>
      <w:proofErr w:type="spellStart"/>
      <w:r w:rsidRPr="004235AF">
        <w:t>Anova</w:t>
      </w:r>
      <w:proofErr w:type="spellEnd"/>
      <w:r w:rsidRPr="004235AF">
        <w:t>() function from the car</w:t>
      </w:r>
      <w:r w:rsidRPr="004235AF">
        <w:rPr>
          <w:i/>
          <w:iCs/>
        </w:rPr>
        <w:t xml:space="preserve"> </w:t>
      </w:r>
      <w:r w:rsidRPr="004235AF">
        <w:t xml:space="preserve">package </w:t>
      </w:r>
      <w:r w:rsidRPr="004235AF">
        <w:fldChar w:fldCharType="begin"/>
      </w:r>
      <w:r w:rsidR="00C97CCB" w:rsidRPr="004235AF">
        <w:instrText xml:space="preserve"> ADDIN ZOTERO_ITEM CSL_CITATION {"citationID":"CD2bAIAe","properties":{"unsorted":false,"formattedCitation":"(Fox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Pr="004235AF">
        <w:fldChar w:fldCharType="separate"/>
      </w:r>
      <w:r w:rsidRPr="004235AF">
        <w:t>(Fox and Weisberg 2019)</w:t>
      </w:r>
      <w:r w:rsidRPr="004235AF">
        <w:fldChar w:fldCharType="end"/>
      </w:r>
      <w:r w:rsidRPr="004235AF">
        <w:t xml:space="preserve">. Model estimated marginal means were produced using the </w:t>
      </w:r>
      <w:proofErr w:type="spellStart"/>
      <w:r w:rsidRPr="004235AF">
        <w:t>emmeans</w:t>
      </w:r>
      <w:proofErr w:type="spellEnd"/>
      <w:r w:rsidRPr="004235AF">
        <w:t xml:space="preserve"> package and pairwise comparisons were tested for significance using a Tukey-adjusted pairwise comparisons between model terms </w:t>
      </w:r>
      <w:r w:rsidRPr="004235AF">
        <w:fldChar w:fldCharType="begin"/>
      </w:r>
      <w:r w:rsidR="00C97CCB" w:rsidRPr="004235AF">
        <w:instrText xml:space="preserve"> ADDIN ZOTERO_ITEM CSL_CITATION {"citationID":"4f4Q5aHt","properties":{"unsorted":false,"formattedCitation":"(Lenth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Pr="004235AF">
        <w:fldChar w:fldCharType="separate"/>
      </w:r>
      <w:r w:rsidRPr="004235AF">
        <w:rPr>
          <w:noProof/>
        </w:rPr>
        <w:t>(Lenth et al. 2026)</w:t>
      </w:r>
      <w:r w:rsidRPr="004235AF">
        <w:fldChar w:fldCharType="end"/>
      </w:r>
      <w:r w:rsidRPr="004235AF">
        <w:t>. All analyses were done in R Studio (v. 4.4.</w:t>
      </w:r>
      <w:r w:rsidR="00D7394B" w:rsidRPr="004235AF">
        <w:t>0.</w:t>
      </w:r>
      <w:r w:rsidRPr="004235AF">
        <w:t>)</w:t>
      </w:r>
    </w:p>
    <w:p w14:paraId="27828499" w14:textId="77777777" w:rsidR="008E4F35" w:rsidRDefault="008E4F35" w:rsidP="008E4F35">
      <w:pPr>
        <w:jc w:val="both"/>
      </w:pPr>
    </w:p>
    <w:p w14:paraId="5525980E" w14:textId="77777777" w:rsidR="008E4F35" w:rsidRPr="00837F74" w:rsidRDefault="008E4F35" w:rsidP="008E4F35">
      <w:pPr>
        <w:pStyle w:val="Heading3"/>
        <w:jc w:val="both"/>
        <w:rPr>
          <w:color w:val="auto"/>
        </w:rPr>
      </w:pPr>
      <w:r w:rsidRPr="00837F74">
        <w:rPr>
          <w:color w:val="auto"/>
        </w:rPr>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1E472CF3" w14:textId="77777777" w:rsidR="008E4F35" w:rsidRPr="003B0052" w:rsidRDefault="008E4F35" w:rsidP="008E4F35">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t>55</w:t>
      </w:r>
      <w:r w:rsidRPr="003B0052">
        <w:t xml:space="preserve">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Pr>
          <w:lang w:val="en-US"/>
        </w:rPr>
        <w:t xml:space="preserve"> </w:t>
      </w:r>
      <w:r w:rsidRPr="00FF164F">
        <w:rPr>
          <w:lang w:val="en-US"/>
        </w:rPr>
        <w:t>Given a tag battery life of approximately two months</w:t>
      </w:r>
      <w:r>
        <w:rPr>
          <w:lang w:val="en-US"/>
        </w:rPr>
        <w:t xml:space="preserve"> for </w:t>
      </w:r>
      <w:proofErr w:type="gramStart"/>
      <w:r>
        <w:rPr>
          <w:lang w:val="en-US"/>
        </w:rPr>
        <w:t>the majority of</w:t>
      </w:r>
      <w:proofErr w:type="gramEnd"/>
      <w:r>
        <w:rPr>
          <w:lang w:val="en-US"/>
        </w:rPr>
        <w:t xml:space="preserve"> tags</w:t>
      </w:r>
      <w:r w:rsidRPr="00FF164F">
        <w:rPr>
          <w:lang w:val="en-US"/>
        </w:rPr>
        <w:t xml:space="preserve">, fish were tagged in successive cohorts across multiple seasons to ensure temporal coverage throughout the study period. Tags were </w:t>
      </w:r>
      <w:r w:rsidRPr="00FF164F">
        <w:rPr>
          <w:lang w:val="en-US"/>
        </w:rPr>
        <w:lastRenderedPageBreak/>
        <w:t xml:space="preserve">implanted </w:t>
      </w:r>
      <w:r>
        <w:rPr>
          <w:lang w:val="en-US"/>
        </w:rPr>
        <w:t>in</w:t>
      </w:r>
      <w:r w:rsidRPr="00FF164F">
        <w:rPr>
          <w:lang w:val="en-US"/>
        </w:rPr>
        <w:t xml:space="preserve"> spring, summer, and fall of 2023 </w:t>
      </w:r>
      <w:r>
        <w:rPr>
          <w:lang w:val="en-US"/>
        </w:rPr>
        <w:t>to 2025</w:t>
      </w:r>
      <w:r w:rsidRPr="00FF164F">
        <w:rPr>
          <w:lang w:val="en-US"/>
        </w:rPr>
        <w:t>, and fish were monitored from October 2023 through September 2025</w:t>
      </w:r>
      <w:r>
        <w:rPr>
          <w:lang w:val="en-US"/>
        </w:rPr>
        <w:t xml:space="preserve"> (see Figure S6 for abacus plot of tagged shiner detections through time)</w:t>
      </w:r>
      <w:r w:rsidRPr="00FF164F">
        <w:rPr>
          <w:lang w:val="en-US"/>
        </w:rPr>
        <w:t>.</w:t>
      </w:r>
    </w:p>
    <w:p w14:paraId="2B943447" w14:textId="77777777" w:rsidR="008E4F35" w:rsidRPr="003B0052" w:rsidRDefault="008E4F35" w:rsidP="008E4F35">
      <w:pPr>
        <w:spacing w:after="240"/>
        <w:jc w:val="both"/>
      </w:pPr>
      <w:r w:rsidRPr="003B0052">
        <w:t>Fish were captured with trap nets and held in aerated lake water for approximately 15 minutes prior to surgery. Anesthesia was induced in buffered MS-222 (100 mg L</w:t>
      </w:r>
      <w:r>
        <w:rPr>
          <w:vertAlign w:val="superscript"/>
        </w:rPr>
        <w:t>-1</w:t>
      </w:r>
      <w:r w:rsidRPr="003B0052">
        <w:t xml:space="preserve">) until loss of equilibrium and no response to caudal pinch. During surgery, fish were placed in a cradle lined with </w:t>
      </w:r>
      <w:r>
        <w:t xml:space="preserve">neoprene </w:t>
      </w:r>
      <w:r w:rsidRPr="003B0052">
        <w:t>and irrigated over the gills with maintenance anesthetic (</w:t>
      </w:r>
      <w:r w:rsidRPr="003B0052">
        <w:rPr>
          <w:lang w:val="en-US"/>
        </w:rPr>
        <w:t>45</w:t>
      </w:r>
      <w:r w:rsidRPr="003B0052">
        <w:t xml:space="preserve"> mg L</w:t>
      </w:r>
      <w:r>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t>(</w:t>
      </w:r>
      <w:r w:rsidRPr="003B0052">
        <w:t>normal posture and swimming were observe</w:t>
      </w:r>
      <w:r>
        <w:t xml:space="preserve">d) </w:t>
      </w:r>
      <w:r w:rsidRPr="003B0052">
        <w:t xml:space="preserve">in aerated tanks within </w:t>
      </w:r>
      <w:r>
        <w:t>10</w:t>
      </w:r>
      <w:r w:rsidRPr="003B0052">
        <w:t>–</w:t>
      </w:r>
      <w:r>
        <w:t xml:space="preserve">12 </w:t>
      </w:r>
      <w:r w:rsidRPr="003B0052">
        <w:t>min</w:t>
      </w:r>
      <w:r>
        <w:t>utes. After recovery, fish</w:t>
      </w:r>
      <w:r w:rsidRPr="003B0052">
        <w:t xml:space="preserve"> were released at their site of capture</w:t>
      </w:r>
      <w:r>
        <w:t xml:space="preserve">. </w:t>
      </w:r>
    </w:p>
    <w:p w14:paraId="6FA66500" w14:textId="77777777" w:rsidR="008E4F35" w:rsidRPr="003B0052" w:rsidRDefault="008E4F35" w:rsidP="008E4F35">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anchors and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t xml:space="preserve">significantly </w:t>
      </w:r>
      <w:r w:rsidRPr="003B0052">
        <w:t>higher for fish occupying lake habitats than creek habitats.</w:t>
      </w:r>
    </w:p>
    <w:p w14:paraId="5D7DAFB4" w14:textId="77777777" w:rsidR="008E4F35" w:rsidRDefault="008E4F35" w:rsidP="008E4F35">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t>46</w:t>
      </w:r>
      <w:r w:rsidRPr="003D472F">
        <w:t xml:space="preserve">). </w:t>
      </w:r>
      <w:r>
        <w:t>Two</w:t>
      </w:r>
      <w:r w:rsidRPr="003D472F">
        <w:t xml:space="preserve"> tagged individuals that remained within detection range of a single receiver for the duration of their detection history were excluded from the final dataset, as this pattern is consistent with post-release mortality</w:t>
      </w:r>
      <w:r>
        <w:t xml:space="preserve"> </w:t>
      </w:r>
      <w:r>
        <w:fldChar w:fldCharType="begin"/>
      </w:r>
      <w:r>
        <w:instrText xml:space="preserve"> ADDIN ZOTERO_ITEM CSL_CITATION {"citationID":"pjTjI0b6","properties":{"unsorted":false,"formattedCitation":"(Klinard and Matley 2020)","plainCitation":"(Klinard and Matley 2020)","dontUpdate":true,"noteIndex":0},"citationItems":[{"id":"aEkxvgpt/J3QOLUCe","uris":["http://zotero.org/users/local/6gGbWaws/items/YDWKDGGV"],"itemData":{"id":3892,"type":"article-journal","abstract":"Neglecting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fldChar w:fldCharType="separate"/>
      </w:r>
      <w:r>
        <w:rPr>
          <w:noProof/>
        </w:rPr>
        <w:t>(Klinard and Matley 2020</w:t>
      </w:r>
      <w:r>
        <w:fldChar w:fldCharType="end"/>
      </w:r>
      <w:r w:rsidRPr="003D472F">
        <w:t>; transmitter id #</w:t>
      </w:r>
      <w:r w:rsidRPr="00E730D7">
        <w:t>34905</w:t>
      </w:r>
      <w:r>
        <w:t xml:space="preserve"> </w:t>
      </w:r>
      <w:r w:rsidRPr="003D472F">
        <w:t>and #</w:t>
      </w:r>
      <w:r w:rsidRPr="00E730D7">
        <w:t>32999</w:t>
      </w:r>
      <w:r>
        <w:t xml:space="preserve"> </w:t>
      </w:r>
      <w:r w:rsidRPr="003D472F">
        <w:t xml:space="preserve">shown in abacus plot in </w:t>
      </w:r>
      <w:r>
        <w:t>F</w:t>
      </w:r>
      <w:r w:rsidRPr="003D472F">
        <w:t>igure S</w:t>
      </w:r>
      <w:r>
        <w:t>6</w:t>
      </w:r>
      <w:r w:rsidRPr="003D472F">
        <w:t xml:space="preserve">). </w:t>
      </w:r>
      <w:r>
        <w:t xml:space="preserve"> </w:t>
      </w:r>
    </w:p>
    <w:p w14:paraId="39CA6C3A" w14:textId="77777777" w:rsidR="008E4F35" w:rsidRDefault="008E4F35" w:rsidP="008E4F35">
      <w:pPr>
        <w:spacing w:after="240"/>
        <w:jc w:val="both"/>
        <w:rPr>
          <w:lang w:val="en-US"/>
        </w:rPr>
      </w:pPr>
      <w:r w:rsidRPr="003D472F">
        <w:t>For the remaining fish (</w:t>
      </w:r>
      <w:r w:rsidRPr="00671642">
        <w:rPr>
          <w:i/>
          <w:iCs/>
        </w:rPr>
        <w:t>n</w:t>
      </w:r>
      <w:r w:rsidRPr="003D472F">
        <w:t xml:space="preserve"> = 4</w:t>
      </w:r>
      <w:r>
        <w:t>4</w:t>
      </w:r>
      <w:r w:rsidRPr="003D472F">
        <w:t xml:space="preserve">), enriched time series were constructed from the tag-on date (offset by one day to account for variation in release timing) 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xml:space="preserve">, we constructed an enriched minute-level time series in which a fish’s last known location (lake or creek) was carried forward if no detection occurred during a given minute, but the fish’s tag was active. This approach is used to reduce gaps in </w:t>
      </w:r>
      <w:r>
        <w:rPr>
          <w:lang w:val="en-US"/>
        </w:rPr>
        <w:t xml:space="preserve">the </w:t>
      </w:r>
      <w:r w:rsidRPr="003D472F">
        <w:rPr>
          <w:lang w:val="en-US"/>
        </w:rPr>
        <w:t>movement dataset</w:t>
      </w:r>
      <w:r>
        <w:rPr>
          <w:lang w:val="en-US"/>
        </w:rPr>
        <w:t xml:space="preserve"> given that fish could easily move out of detection range, especially in the creek </w:t>
      </w:r>
      <w:r w:rsidRPr="003D472F">
        <w:rPr>
          <w:lang w:val="en-US"/>
        </w:rPr>
        <w:t>and was justified by the close placement of receivers along the lake–creek boundary</w:t>
      </w:r>
      <w:r>
        <w:rPr>
          <w:lang w:val="en-US"/>
        </w:rPr>
        <w:t xml:space="preserve"> </w:t>
      </w:r>
      <w:r w:rsidRPr="003D472F">
        <w:rPr>
          <w:lang w:val="en-US"/>
        </w:rPr>
        <w:t>which ensured that cross-boundary movements would be captured</w:t>
      </w:r>
      <w:r>
        <w:rPr>
          <w:lang w:val="en-US"/>
        </w:rPr>
        <w:t xml:space="preserve"> </w:t>
      </w:r>
      <w:r>
        <w:rPr>
          <w:lang w:val="en-US"/>
        </w:rPr>
        <w:fldChar w:fldCharType="begin"/>
      </w:r>
      <w:r>
        <w:rPr>
          <w:lang w:val="en-US"/>
        </w:rPr>
        <w:instrText xml:space="preserve"> ADDIN ZOTERO_ITEM CSL_CITATION {"citationID":"ATafZ95O","properties":{"unsorted":false,"formattedCitation":"(Larocque et al. 2025)","plainCitation":"(Larocque et al. 2025)","noteIndex":0},"citationItems":[{"id":"aEkxvgpt/dpCeYfjz","uris":["http://zotero.org/users/local/6gGbWaws/items/TP4KUTAV"],"itemData":{"id":3896,"type":"article-journal","abstract":"Conservation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Pr>
          <w:lang w:val="en-US"/>
        </w:rPr>
        <w:fldChar w:fldCharType="separate"/>
      </w:r>
      <w:r>
        <w:rPr>
          <w:noProof/>
          <w:lang w:val="en-US"/>
        </w:rPr>
        <w:t>(Larocque et al. 2025)</w:t>
      </w:r>
      <w:r>
        <w:rPr>
          <w:lang w:val="en-US"/>
        </w:rPr>
        <w:fldChar w:fldCharType="end"/>
      </w:r>
      <w:r w:rsidRPr="003D472F">
        <w:rPr>
          <w:lang w:val="en-US"/>
        </w:rPr>
        <w:t xml:space="preserve">. </w:t>
      </w:r>
      <w:r w:rsidRPr="003D472F">
        <w:t xml:space="preserve">The </w:t>
      </w:r>
      <w:r w:rsidRPr="003D472F">
        <w:rPr>
          <w:lang w:val="en-US"/>
        </w:rPr>
        <w:t xml:space="preserve">enriched time series </w:t>
      </w:r>
      <w:r>
        <w:t>are</w:t>
      </w:r>
      <w:r w:rsidRPr="003D472F">
        <w:t xml:space="preserve"> shown</w:t>
      </w:r>
      <w:r w:rsidRPr="003D472F">
        <w:rPr>
          <w:lang w:val="en-US"/>
        </w:rPr>
        <w:t xml:space="preserve"> </w:t>
      </w:r>
      <w:r w:rsidRPr="003D472F">
        <w:t xml:space="preserve">for all transmitters through time </w:t>
      </w:r>
      <w:r>
        <w:rPr>
          <w:lang w:val="en-US"/>
        </w:rPr>
        <w:t xml:space="preserve">in </w:t>
      </w:r>
      <w:r w:rsidRPr="003D472F">
        <w:rPr>
          <w:lang w:val="en-US"/>
        </w:rPr>
        <w:t>Fig</w:t>
      </w:r>
      <w:proofErr w:type="spellStart"/>
      <w:r w:rsidRPr="003D472F">
        <w:t>ure</w:t>
      </w:r>
      <w:proofErr w:type="spellEnd"/>
      <w:r w:rsidRPr="003D472F">
        <w:rPr>
          <w:lang w:val="en-US"/>
        </w:rPr>
        <w:t xml:space="preserve"> S</w:t>
      </w:r>
      <w:r>
        <w:rPr>
          <w:lang w:val="en-US"/>
        </w:rPr>
        <w:t>7</w:t>
      </w:r>
      <w:r w:rsidRPr="003D472F">
        <w:rPr>
          <w:lang w:val="en-US"/>
        </w:rPr>
        <w:t xml:space="preserve">. </w:t>
      </w:r>
    </w:p>
    <w:p w14:paraId="25A6ACC3" w14:textId="77777777" w:rsidR="008E4F35" w:rsidRPr="002F6666" w:rsidRDefault="008E4F35" w:rsidP="008E4F35">
      <w:pPr>
        <w:spacing w:after="240"/>
        <w:jc w:val="both"/>
        <w:rPr>
          <w:i/>
          <w:iCs/>
          <w:lang w:val="en-US"/>
        </w:rPr>
      </w:pPr>
      <w:r>
        <w:rPr>
          <w:i/>
          <w:iCs/>
          <w:lang w:val="en-US"/>
        </w:rPr>
        <w:lastRenderedPageBreak/>
        <w:t>Data</w:t>
      </w:r>
      <w:r w:rsidRPr="002F6666">
        <w:rPr>
          <w:i/>
          <w:iCs/>
          <w:lang w:val="en-US"/>
        </w:rPr>
        <w:t xml:space="preserve"> Analysis</w:t>
      </w:r>
    </w:p>
    <w:p w14:paraId="063E7774" w14:textId="3515E6E7" w:rsidR="008E4F35" w:rsidRDefault="008E4F35" w:rsidP="008E4F35">
      <w:pPr>
        <w:spacing w:after="240"/>
        <w:jc w:val="both"/>
      </w:pPr>
      <w:r>
        <w:t xml:space="preserve">To characterize </w:t>
      </w:r>
      <w:proofErr w:type="gramStart"/>
      <w:r>
        <w:t>habitat</w:t>
      </w:r>
      <w:proofErr w:type="gramEnd"/>
      <w:r>
        <w:t xml:space="preserve"> use, we calculated two telemetry-based metrics for each individual within each season, </w:t>
      </w:r>
      <w:r w:rsidR="00D7394B">
        <w:t>habitat</w:t>
      </w:r>
      <w:r>
        <w:t xml:space="preserve"> residency and habitat recurrence. Habitat recurrence was quantified as the number of discrete return events to an individual’s initial detected habitat, defined as cases in which a fish was first detected in one habitat, subsequently exited that habitat, and was later detected there again. </w:t>
      </w:r>
      <w:r w:rsidR="00D7394B">
        <w:t>Habitat</w:t>
      </w:r>
      <w:r w:rsidR="00D7394B">
        <w:t xml:space="preserve"> residency was defined as the proportion of detected minutes within a season during which an individual was inferred to be in the</w:t>
      </w:r>
      <w:r w:rsidR="00D7394B">
        <w:t xml:space="preserve"> habitat in which they were captured and released</w:t>
      </w:r>
      <w:r w:rsidR="00D7394B">
        <w:t xml:space="preserve">, calculated as the number of minutes assigned to the lake divided by the total number of minutes in that season. </w:t>
      </w:r>
      <w:r>
        <w:t xml:space="preserve">Seasons were defined as spring (March 21 to June 20), summer (June 21 to September 20), fall (September 21 to December 20), and winter (December 21 to March 20). Note that winter data were excluded from analyses of </w:t>
      </w:r>
      <w:r w:rsidR="00D7394B">
        <w:t>habitat</w:t>
      </w:r>
      <w:r>
        <w:t xml:space="preserve"> recurrence </w:t>
      </w:r>
      <w:r w:rsidR="00D7394B">
        <w:t xml:space="preserve">and residency </w:t>
      </w:r>
      <w:r>
        <w:t>to maintain consistency with the stable isotope dataset, which did not include winter sampling.</w:t>
      </w:r>
    </w:p>
    <w:p w14:paraId="257962FA" w14:textId="0C69528C" w:rsidR="008E4F35" w:rsidRPr="004235AF" w:rsidRDefault="008E4F35" w:rsidP="008E4F35">
      <w:pPr>
        <w:spacing w:after="240"/>
        <w:jc w:val="both"/>
      </w:pPr>
      <w:r w:rsidRPr="004235AF">
        <w:t xml:space="preserve">Seasonal differences in </w:t>
      </w:r>
      <w:r w:rsidR="001F43CF" w:rsidRPr="004235AF">
        <w:t>habitat</w:t>
      </w:r>
      <w:r w:rsidRPr="004235AF">
        <w:t xml:space="preserve"> recurrence </w:t>
      </w:r>
      <w:r w:rsidR="001F43CF" w:rsidRPr="004235AF">
        <w:t xml:space="preserve">and residency </w:t>
      </w:r>
      <w:r w:rsidRPr="004235AF">
        <w:t xml:space="preserve">were analyzed using generalized linear models using the </w:t>
      </w:r>
      <w:proofErr w:type="spellStart"/>
      <w:r w:rsidRPr="004235AF">
        <w:t>glmmTMB</w:t>
      </w:r>
      <w:proofErr w:type="spellEnd"/>
      <w:r w:rsidRPr="004235AF">
        <w:t xml:space="preserve"> package with negative binomial</w:t>
      </w:r>
      <w:r w:rsidR="001F43CF" w:rsidRPr="004235AF">
        <w:t xml:space="preserve"> and </w:t>
      </w:r>
      <w:r w:rsidR="001F43CF" w:rsidRPr="004235AF">
        <w:t>beta</w:t>
      </w:r>
      <w:r w:rsidR="001F43CF" w:rsidRPr="004235AF">
        <w:t xml:space="preserve"> binomial</w:t>
      </w:r>
      <w:r w:rsidRPr="004235AF">
        <w:t xml:space="preserve"> families</w:t>
      </w:r>
      <w:r w:rsidR="001F43CF" w:rsidRPr="004235AF">
        <w:t>,</w:t>
      </w:r>
      <w:r w:rsidRPr="004235AF">
        <w:t xml:space="preserve"> respectively. These distributions were selected because recurrence was </w:t>
      </w:r>
      <w:proofErr w:type="gramStart"/>
      <w:r w:rsidRPr="004235AF">
        <w:t>count</w:t>
      </w:r>
      <w:proofErr w:type="gramEnd"/>
      <w:r w:rsidRPr="004235AF">
        <w:t xml:space="preserve"> data with many zero observations</w:t>
      </w:r>
      <w:r w:rsidR="001F43CF" w:rsidRPr="004235AF">
        <w:t>, while habitat</w:t>
      </w:r>
      <w:r w:rsidR="001F43CF" w:rsidRPr="004235AF">
        <w:t xml:space="preserve"> residency </w:t>
      </w:r>
      <w:r w:rsidR="001F43CF" w:rsidRPr="004235AF">
        <w:t>was</w:t>
      </w:r>
      <w:r w:rsidR="001F43CF" w:rsidRPr="004235AF">
        <w:t xml:space="preserve"> continuous proportional data</w:t>
      </w:r>
      <w:r w:rsidRPr="004235AF">
        <w:t xml:space="preserve">. As </w:t>
      </w:r>
      <w:r w:rsidR="001F43CF" w:rsidRPr="004235AF">
        <w:t xml:space="preserve">habitat </w:t>
      </w:r>
      <w:r w:rsidRPr="004235AF">
        <w:t xml:space="preserve">residency contained zeros and ones, we also transformed the data following </w:t>
      </w:r>
      <w:proofErr w:type="gramStart"/>
      <w:r w:rsidRPr="004235AF">
        <w:t>Smith  &amp;</w:t>
      </w:r>
      <w:proofErr w:type="gramEnd"/>
      <w:r w:rsidRPr="004235AF">
        <w:t xml:space="preserve"> </w:t>
      </w:r>
      <w:proofErr w:type="spellStart"/>
      <w:r w:rsidRPr="004235AF">
        <w:t>Verkuilen</w:t>
      </w:r>
      <w:proofErr w:type="spellEnd"/>
      <w:r w:rsidRPr="004235AF">
        <w:t xml:space="preserve"> (2006):</w:t>
      </w:r>
    </w:p>
    <w:p w14:paraId="3CD6CF63" w14:textId="77777777" w:rsidR="008E4F35" w:rsidRPr="004235AF" w:rsidRDefault="008E4F35" w:rsidP="008E4F35">
      <w:pPr>
        <w:spacing w:after="240"/>
        <w:jc w:val="right"/>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N-1</m:t>
                </m:r>
              </m:e>
            </m:d>
            <m:r>
              <w:rPr>
                <w:rFonts w:ascii="Cambria Math" w:hAnsi="Cambria Math"/>
              </w:rPr>
              <m:t>+0.5</m:t>
            </m:r>
          </m:num>
          <m:den>
            <m:r>
              <w:rPr>
                <w:rFonts w:ascii="Cambria Math" w:hAnsi="Cambria Math"/>
              </w:rPr>
              <m:t>N</m:t>
            </m:r>
          </m:den>
        </m:f>
      </m:oMath>
      <w:r w:rsidRPr="004235AF">
        <w:tab/>
        <w:t xml:space="preserve"> </w:t>
      </w:r>
      <w:r w:rsidRPr="004235AF">
        <w:tab/>
      </w:r>
      <w:r w:rsidRPr="004235AF">
        <w:tab/>
      </w:r>
      <w:r w:rsidRPr="004235AF">
        <w:tab/>
      </w:r>
      <w:r w:rsidRPr="004235AF">
        <w:tab/>
        <w:t>(3),</w:t>
      </w:r>
    </w:p>
    <w:p w14:paraId="17DED625" w14:textId="770B6784" w:rsidR="008E4F35" w:rsidRPr="004235AF" w:rsidRDefault="008E4F35" w:rsidP="008E4F35">
      <w:pPr>
        <w:spacing w:after="240"/>
        <w:jc w:val="both"/>
      </w:pPr>
      <w:r w:rsidRPr="004235AF">
        <w:t xml:space="preserve">where </w:t>
      </w:r>
      <m:oMath>
        <m:r>
          <w:rPr>
            <w:rFonts w:ascii="Cambria Math" w:hAnsi="Cambria Math"/>
          </w:rPr>
          <m:t>y</m:t>
        </m:r>
      </m:oMath>
      <w:r w:rsidRPr="004235AF">
        <w:t xml:space="preserve"> are the original values for lake residency, </w:t>
      </w:r>
      <m:oMath>
        <m:sSup>
          <m:sSupPr>
            <m:ctrlPr>
              <w:rPr>
                <w:rFonts w:ascii="Cambria Math" w:hAnsi="Cambria Math"/>
                <w:i/>
              </w:rPr>
            </m:ctrlPr>
          </m:sSupPr>
          <m:e>
            <m:r>
              <w:rPr>
                <w:rFonts w:ascii="Cambria Math" w:hAnsi="Cambria Math"/>
              </w:rPr>
              <m:t>y</m:t>
            </m:r>
          </m:e>
          <m:sup>
            <m:r>
              <w:rPr>
                <w:rFonts w:ascii="Cambria Math" w:hAnsi="Cambria Math"/>
              </w:rPr>
              <m:t>'</m:t>
            </m:r>
          </m:sup>
        </m:sSup>
      </m:oMath>
      <w:r w:rsidRPr="004235AF">
        <w:t xml:space="preserve"> are the adjusted values for </w:t>
      </w:r>
      <w:r w:rsidR="001F43CF" w:rsidRPr="004235AF">
        <w:t>habitat</w:t>
      </w:r>
      <w:r w:rsidRPr="004235AF">
        <w:t xml:space="preserve"> residency, and N is the sample size, which in this case represent the total number of minutes</w:t>
      </w:r>
      <w:r w:rsidR="001F43CF" w:rsidRPr="004235AF">
        <w:t xml:space="preserve"> </w:t>
      </w:r>
      <w:proofErr w:type="gramStart"/>
      <w:r w:rsidR="001F43CF" w:rsidRPr="004235AF">
        <w:t>in a given</w:t>
      </w:r>
      <w:proofErr w:type="gramEnd"/>
      <w:r w:rsidR="001F43CF" w:rsidRPr="004235AF">
        <w:t xml:space="preserve"> season for which a fish’s tag was active</w:t>
      </w:r>
      <w:r w:rsidRPr="004235AF">
        <w:t xml:space="preserve">. </w:t>
      </w:r>
      <w:proofErr w:type="gramStart"/>
      <w:r w:rsidRPr="004235AF">
        <w:t>Similar to</w:t>
      </w:r>
      <w:proofErr w:type="gramEnd"/>
      <w:r w:rsidRPr="004235AF">
        <w:t xml:space="preserve"> the isotope models, we included season and release location as fixed effects and tested for an interaction between them using a Type III analysis of variance and Tukey-adjusted pairwise comparisons of the estimated marginal means using the car and </w:t>
      </w:r>
      <w:proofErr w:type="spellStart"/>
      <w:r w:rsidRPr="004235AF">
        <w:t>emmeans</w:t>
      </w:r>
      <w:proofErr w:type="spellEnd"/>
      <w:r w:rsidRPr="004235AF">
        <w:t xml:space="preserve"> packages in R.</w:t>
      </w:r>
    </w:p>
    <w:p w14:paraId="5ACA005D" w14:textId="07068251" w:rsidR="008E4F35" w:rsidRPr="003B0052" w:rsidRDefault="008E4F35" w:rsidP="008E4F35">
      <w:pPr>
        <w:spacing w:after="240"/>
        <w:jc w:val="both"/>
      </w:pPr>
      <w:r w:rsidRPr="004235AF">
        <w:t xml:space="preserve">To model non-linear patterns in habitat use by shiners over time, we used generalized additive mixed models (GAMMs) using the </w:t>
      </w:r>
      <w:proofErr w:type="spellStart"/>
      <w:r w:rsidRPr="004235AF">
        <w:t>the</w:t>
      </w:r>
      <w:proofErr w:type="spellEnd"/>
      <w:r w:rsidRPr="004235AF">
        <w:t xml:space="preserve"> </w:t>
      </w:r>
      <w:proofErr w:type="spellStart"/>
      <w:r w:rsidRPr="004235AF">
        <w:rPr>
          <w:rStyle w:val="Emphasis"/>
          <w:rFonts w:eastAsiaTheme="majorEastAsia"/>
          <w:color w:val="000000" w:themeColor="text1"/>
        </w:rPr>
        <w:t>mgcv</w:t>
      </w:r>
      <w:proofErr w:type="spellEnd"/>
      <w:r w:rsidRPr="004235AF">
        <w:t xml:space="preserve"> package in R with a binomial family and logit link </w:t>
      </w:r>
      <w:r w:rsidRPr="004235AF">
        <w:fldChar w:fldCharType="begin"/>
      </w:r>
      <w:r w:rsidRPr="004235AF">
        <w:instrText xml:space="preserve"> ADDIN ZOTERO_ITEM CSL_CITATION {"citationID":"8cwtLkad","properties":{"unsorted":false,"formattedCitation":"(Wood 2025)","plainCitation":"(Wood 2025)","noteIndex":0},"citationItems":[{"id":"aEkxvgpt/6SFlMTfk","uris":["http://zotero.org/users/local/6gGbWaws/items/NAM76ZI8"],"itemData":{"id":2813,"type":"software","abstract":"Generalized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Pr="004235AF">
        <w:fldChar w:fldCharType="separate"/>
      </w:r>
      <w:r w:rsidRPr="004235AF">
        <w:rPr>
          <w:noProof/>
        </w:rPr>
        <w:t>(Wood 2025)</w:t>
      </w:r>
      <w:r w:rsidRPr="004235AF">
        <w:fldChar w:fldCharType="end"/>
      </w:r>
      <w:r w:rsidRPr="004235AF">
        <w:t>. Models were used to evaluate the probability of a fish being detected in both lake and creek habitats throughout the year (i.e., being detected at receivers in both habitats on the same day). Day of year (Julian date), our key explanatory variable of interest to assess seasonal habitat use, was included as a cubic spline smooth (</w:t>
      </w:r>
      <w:r w:rsidRPr="004235AF">
        <w:rPr>
          <w:i/>
          <w:iCs/>
        </w:rPr>
        <w:t>k</w:t>
      </w:r>
      <w:r w:rsidRPr="004235AF">
        <w:t xml:space="preserve"> = 10) to capture the cyclic nature of seasonality. To address temporal autocorrelation inherent in repeated detections, we tested the inclusion of a first-order autoregressive correlation structure (corAR1), with autocorrelation estimated separately for each individual fish. We also tested for the inclusion of a random effect for transmitter ID (individual fish).  Lastly, we evaluated the inclusion of total length (mm) and release location as fixed effect</w:t>
      </w:r>
      <w:r w:rsidR="005D794A" w:rsidRPr="004235AF">
        <w:t>s</w:t>
      </w:r>
      <w:r w:rsidRPr="004235AF">
        <w:t xml:space="preserve"> to account for the potential influence of different release sites. Comparisons of candidate models were based on Akaike Information Criterion (AIC) with the model yielding the lowest AIC considered the most parsimonious. Our top three candidate models suggested that the incorporation of total length and release location were non-significant and did not improve the model considerably (AIC ~ 2.0</w:t>
      </w:r>
      <w:r w:rsidR="005D794A" w:rsidRPr="004235AF">
        <w:t>; Table S4 and S5</w:t>
      </w:r>
      <w:r w:rsidRPr="004235AF">
        <w:t xml:space="preserve">). As such, we went with the </w:t>
      </w:r>
      <w:proofErr w:type="gramStart"/>
      <w:r w:rsidRPr="004235AF">
        <w:t xml:space="preserve">most </w:t>
      </w:r>
      <w:r w:rsidR="005D794A" w:rsidRPr="004235AF">
        <w:t>simple</w:t>
      </w:r>
      <w:proofErr w:type="gramEnd"/>
      <w:r w:rsidRPr="004235AF">
        <w:t xml:space="preserve"> model </w:t>
      </w:r>
      <w:r w:rsidRPr="004235AF">
        <w:lastRenderedPageBreak/>
        <w:t>with the highest AIC, which included a cyclic smooth for day of year, an AR1 correlation structure, and a random effect of transmitter ID.</w:t>
      </w:r>
    </w:p>
    <w:p w14:paraId="127CCF19" w14:textId="4222E84E" w:rsidR="008E4F35" w:rsidRPr="00837F74" w:rsidRDefault="008E4F35" w:rsidP="008E4F35">
      <w:pPr>
        <w:pStyle w:val="Heading3"/>
        <w:jc w:val="both"/>
        <w:rPr>
          <w:color w:val="auto"/>
        </w:rPr>
      </w:pPr>
      <w:r>
        <w:rPr>
          <w:color w:val="auto"/>
        </w:rPr>
        <w:t>Biomass</w:t>
      </w:r>
    </w:p>
    <w:p w14:paraId="5921A75B" w14:textId="3737237C" w:rsidR="008E4F35" w:rsidRPr="003B0052" w:rsidRDefault="008E4F35" w:rsidP="008E4F35">
      <w:pPr>
        <w:spacing w:before="240" w:after="240"/>
        <w:jc w:val="both"/>
      </w:pPr>
      <w:r w:rsidRPr="003B0052">
        <w:t>Trap nets were set across the width of Costello Creek at two locations, one at the mouth of the creek and the other approximately two kilometers upstream</w:t>
      </w:r>
      <w:r w:rsidR="005D794A">
        <w:t xml:space="preserve"> at the junction of a culvert</w:t>
      </w:r>
      <w:r w:rsidR="005D177A">
        <w:t xml:space="preserve"> (</w:t>
      </w:r>
      <w:r w:rsidR="005D177A">
        <w:t>see Figure S1 for map showing trap locations</w:t>
      </w:r>
      <w:r w:rsidR="005D177A">
        <w:t>)</w:t>
      </w:r>
      <w:r w:rsidRPr="003B0052">
        <w:t>. At the mouth</w:t>
      </w:r>
      <w:r w:rsidR="005D177A">
        <w:t xml:space="preserve"> of Costello Creek</w:t>
      </w:r>
      <w:r w:rsidRPr="003B0052">
        <w:t>, two small-mesh (4mm) fyke nets with an opening size of 39</w:t>
      </w:r>
      <w:r>
        <w:t xml:space="preserve"> </w:t>
      </w:r>
      <w:r w:rsidRPr="003B0052">
        <w:t>x</w:t>
      </w:r>
      <w:r>
        <w:t xml:space="preserve"> </w:t>
      </w:r>
      <w:r w:rsidRPr="003B0052">
        <w:t>39 inches were deployed. The nets were set with the lead lines blocking the creek, ensuring that fish moving upstream were captured in one net, while fish moving downstream were intercepted</w:t>
      </w:r>
      <w:r>
        <w:t xml:space="preserve"> and captured</w:t>
      </w:r>
      <w:r w:rsidRPr="003B0052">
        <w:t xml:space="preserve"> by the other. At the upstream</w:t>
      </w:r>
      <w:r w:rsidR="005D794A">
        <w:t xml:space="preserve"> culvert</w:t>
      </w:r>
      <w:r w:rsidRPr="003B0052">
        <w:t xml:space="preserve"> location, a custom-made trap net was used, measuring 27 inches in height, 23.5 inches in width, and 36.5 inches in length. The trap was designed with two compartments, one</w:t>
      </w:r>
      <w:r>
        <w:t xml:space="preserve"> </w:t>
      </w:r>
      <w:r w:rsidRPr="003B0052">
        <w:t xml:space="preserve">facing upstream and the other </w:t>
      </w:r>
      <w:r>
        <w:t>facing</w:t>
      </w:r>
      <w:r w:rsidRPr="003B0052">
        <w:t xml:space="preserve"> downstream. To block the entire width of the creek, large block nets (</w:t>
      </w:r>
      <w:proofErr w:type="gramStart"/>
      <w:r w:rsidRPr="003B0052">
        <w:t>small</w:t>
      </w:r>
      <w:r w:rsidR="005D794A">
        <w:t>-</w:t>
      </w:r>
      <w:r w:rsidRPr="003B0052">
        <w:t>mesh</w:t>
      </w:r>
      <w:proofErr w:type="gramEnd"/>
      <w:r w:rsidRPr="003B0052">
        <w:t>; 4</w:t>
      </w:r>
      <w:r>
        <w:t xml:space="preserve"> </w:t>
      </w:r>
      <w:r w:rsidRPr="003B0052">
        <w:t xml:space="preserve">mm) were placed on each side of the trap. Fish </w:t>
      </w:r>
      <w:r w:rsidR="00C36E0C">
        <w:t>were inferred to be moving</w:t>
      </w:r>
      <w:r w:rsidRPr="003B0052">
        <w:t xml:space="preserve"> upstream </w:t>
      </w:r>
      <w:r w:rsidR="00C36E0C">
        <w:t xml:space="preserve">if they </w:t>
      </w:r>
      <w:r w:rsidRPr="003B0052">
        <w:t xml:space="preserve">were captured in the upstream-facing compartment, while those </w:t>
      </w:r>
      <w:r w:rsidR="00C36E0C">
        <w:t>captured</w:t>
      </w:r>
      <w:r w:rsidRPr="003B0052">
        <w:t xml:space="preserve"> in the downstream-facing compartment </w:t>
      </w:r>
      <w:r w:rsidR="00C36E0C">
        <w:t>were inferred to be moving downstream in the creek</w:t>
      </w:r>
      <w:r w:rsidRPr="003B0052">
        <w:t>.</w:t>
      </w:r>
      <w:r w:rsidR="00C36E0C">
        <w:t xml:space="preserve"> </w:t>
      </w:r>
      <w:r w:rsidRPr="003B0052">
        <w:t xml:space="preserve"> </w:t>
      </w:r>
    </w:p>
    <w:p w14:paraId="7B1E2D84" w14:textId="77777777" w:rsidR="008E4F35" w:rsidRPr="003B0052" w:rsidRDefault="008E4F35" w:rsidP="008E4F35">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w:t>
      </w:r>
    </w:p>
    <w:p w14:paraId="42B0937D" w14:textId="25187669" w:rsidR="00B07BFC" w:rsidRDefault="008E4F35" w:rsidP="008E4F35">
      <w:pPr>
        <w:spacing w:after="240"/>
        <w:jc w:val="both"/>
      </w:pPr>
      <w:r w:rsidRPr="003E0E1F">
        <w:t>Standardized surveys were also conducted using minnow traps</w:t>
      </w:r>
      <w:r w:rsidR="005D794A">
        <w:t xml:space="preserve"> </w:t>
      </w:r>
      <w:r w:rsidR="00FB5E5C">
        <w:t xml:space="preserve">with dimensions of </w:t>
      </w:r>
      <w:r w:rsidR="005D794A">
        <w:t xml:space="preserve">10.5" </w:t>
      </w:r>
      <w:r w:rsidR="005D794A">
        <w:t>h</w:t>
      </w:r>
      <w:r w:rsidR="00FB5E5C">
        <w:t>eight</w:t>
      </w:r>
      <w:r w:rsidR="005D794A">
        <w:t xml:space="preserve"> x 17.5" </w:t>
      </w:r>
      <w:r w:rsidR="005D794A">
        <w:t>w</w:t>
      </w:r>
      <w:r w:rsidR="00FB5E5C">
        <w:t>idth</w:t>
      </w:r>
      <w:r w:rsidR="005D794A">
        <w:t xml:space="preserve"> x 17.5" </w:t>
      </w:r>
      <w:r w:rsidR="005D794A">
        <w:t>l</w:t>
      </w:r>
      <w:r w:rsidR="00FB5E5C">
        <w:t xml:space="preserve">ength, with </w:t>
      </w:r>
      <w:r w:rsidR="005D794A">
        <w:t>three funnels narrowing to 1.5" apertures</w:t>
      </w:r>
      <w:r w:rsidR="00FB5E5C">
        <w:t xml:space="preserve"> (</w:t>
      </w:r>
      <w:proofErr w:type="gramStart"/>
      <w:r w:rsidR="005D794A">
        <w:t>22 gauge</w:t>
      </w:r>
      <w:proofErr w:type="gramEnd"/>
      <w:r w:rsidR="005D794A">
        <w:t xml:space="preserve"> metal mesh wire)</w:t>
      </w:r>
      <w:r w:rsidR="00FB5E5C">
        <w:t xml:space="preserve">. We deployed minnow traps </w:t>
      </w:r>
      <w:r w:rsidRPr="003E0E1F">
        <w:t xml:space="preserve">at 10 sites in the creek and 10 sites in the lake, with deployment locations selected to provide broad spatial coverage </w:t>
      </w:r>
      <w:r>
        <w:t>across</w:t>
      </w:r>
      <w:r w:rsidRPr="003E0E1F">
        <w:t xml:space="preserve"> Sproule Bay and throughout Costello Creek (Figure S1). Traps were baited with 50 g of dog kibble and set overnight for approximately 12 hours. Upon retrieval the following morning, all captured fish were identified to species and measured for weight, total length, and fork length</w:t>
      </w:r>
      <w:r w:rsidR="009A4722">
        <w:t xml:space="preserve">. </w:t>
      </w:r>
    </w:p>
    <w:p w14:paraId="5531B455" w14:textId="77777777" w:rsidR="008E4F35" w:rsidRPr="004235AF" w:rsidRDefault="008E4F35" w:rsidP="008E4F35">
      <w:pPr>
        <w:spacing w:after="240"/>
        <w:jc w:val="both"/>
        <w:rPr>
          <w:i/>
          <w:iCs/>
        </w:rPr>
      </w:pPr>
      <w:r w:rsidRPr="004235AF">
        <w:rPr>
          <w:i/>
          <w:iCs/>
        </w:rPr>
        <w:t>Data Analysis</w:t>
      </w:r>
    </w:p>
    <w:p w14:paraId="4E51C803" w14:textId="77777777" w:rsidR="00962370" w:rsidRDefault="008E4F35" w:rsidP="008E4F35">
      <w:pPr>
        <w:jc w:val="both"/>
      </w:pPr>
      <w:r w:rsidRPr="004235AF">
        <w:t xml:space="preserve">For directional trap net surveys, the biomass of shiners captured in upstream- and downstream-facing compartments was summed daily, and individual sampling days served as the unit of replication within each season. For minnow trap surveys, total shiner biomass was summed across all individuals captured at each site per sampling occasion, with individual trap sites serving as the unit of replication. With respect to the minnow trapping, standardized surveys caught no shiners in summer months across all traps. To allow for appropriate statistical analyses, we set the biomass of one of the summer sites to half the minimum observed biomass, similar to work in coral reefs </w:t>
      </w:r>
      <w:r w:rsidRPr="004235AF">
        <w:fldChar w:fldCharType="begin"/>
      </w:r>
      <w:r w:rsidR="00C97CCB" w:rsidRPr="004235AF">
        <w:instrText xml:space="preserve"> ADDIN ZOTERO_ITEM CSL_CITATION {"citationID":"YDN9OOLV","properties":{"unsorted":false,"formattedCitation":"(Mahaut et al. 2025)","plainCitation":"(Mahaut et al. 2025)","noteIndex":0},"citationItems":[{"id":"xICyXHHr/2tpG24ad","uris":["http://zotero.org/users/6929803/items/H6IBYSP4"],"itemData":{"id":18059,"type":"article-journal","abstract":"Understanding how environmental and human pressures impact the temporal stability of fish community biomass on shallow reefs is essential for effective conservation and management. These pressures influence community stability directly, by affecting species’ stability and asynchrony in species’ fluctuations. However, their effects may also indirectly depend on the functional traits of the species composing the community, which remains poorly understood. Here, we examine both direct and indirect, trait-mediated effects of environmental variability and human impacts on species’ biomass stability and asynchrony in 215 Australian shallow reefs. These communities span a 10-degree sea surface temperature (SST) gradient and have been monitored over 14 years. Our results indicate higher asynchrony in tropical reefs owing to higher trait diversity and trait redundancy and higher species’ stability in colder, temperate communities owing to higher mean trophic level. Human impacts, through their negative effects on species’ stability and trait diversity, were the main destabilizing factor of fish community biomass. Temporal change in SST destabilized species’ biomass while increasing mean trophic level in fish communities. Overall, our findings show that a comprehensive analysis of the multiple facets of functional diversity is crucial to better understand and forecast the long-term stability of marine ecosystems under global change.","container-title":"Proceedings of the Royal Society B: Biological Sciences","DOI":"10.1098/rspb.2025.0252","ISSN":"1471-2954","issue":"2046","journalAbbreviation":"Proc. R. Soc. B.","language":"en","page":"20250252","source":"DOI.org (Crossref)","title":"Functional diversity shapes the stability of reef fish biomass under global change","volume":"292","author":[{"family":"Mahaut","given":"Lucie"},{"family":"Loiseau","given":"Nicolas"},{"family":"Villéger","given":"Sébastien"},{"family":"Auber","given":"Arnaud"},{"family":"Hautecoeur","given":"Cyril"},{"family":"Maire","given":"Anthony"},{"family":"Mellin","given":"Camille"},{"family":"Mouquet","given":"Nicolas"},{"family":"Stuart-Smith","given":"Rick"},{"family":"Violle","given":"Cyrille"},{"family":"Mouillot","given":"David"}],"issued":{"date-parts":[["2025",5]]}}}],"schema":"https://github.com/citation-style-language/schema/raw/master/csl-citation.json"} </w:instrText>
      </w:r>
      <w:r w:rsidRPr="004235AF">
        <w:fldChar w:fldCharType="separate"/>
      </w:r>
      <w:r w:rsidRPr="004235AF">
        <w:rPr>
          <w:noProof/>
        </w:rPr>
        <w:t>(Mahaut et al. 2025)</w:t>
      </w:r>
      <w:r w:rsidRPr="004235AF">
        <w:fldChar w:fldCharType="end"/>
      </w:r>
      <w:r w:rsidRPr="004235AF">
        <w:t>, assuming that shiners are likely present but in densities that are too low for our sampling to detect. This assumption is corroborated by telemetry showing the presence of individuals in the lake during the summer months. Differences in the average daily biomass of shiners captured in upstream vs. downstream trap nets</w:t>
      </w:r>
      <w:r w:rsidR="007341C0" w:rsidRPr="004235AF">
        <w:t xml:space="preserve"> </w:t>
      </w:r>
      <w:r w:rsidRPr="004235AF">
        <w:t xml:space="preserve">and seasonal shiner biomass captured using </w:t>
      </w:r>
      <w:r w:rsidRPr="004235AF">
        <w:lastRenderedPageBreak/>
        <w:t xml:space="preserve">minnow trap surveys in the lake and creek were evaluated using </w:t>
      </w:r>
      <w:commentRangeStart w:id="17"/>
      <w:r w:rsidRPr="004235AF">
        <w:t>generalized linear models (</w:t>
      </w:r>
      <w:proofErr w:type="spellStart"/>
      <w:r w:rsidRPr="004235AF">
        <w:t>glmmTMB</w:t>
      </w:r>
      <w:proofErr w:type="spellEnd"/>
      <w:r w:rsidRPr="004235AF">
        <w:t xml:space="preserve"> package) on the log transformed daily flux (gaussian) and the zero-inflated biomass trapping data (</w:t>
      </w:r>
      <w:proofErr w:type="spellStart"/>
      <w:r w:rsidRPr="004235AF">
        <w:t>tweedie</w:t>
      </w:r>
      <w:proofErr w:type="spellEnd"/>
      <w:r w:rsidRPr="004235AF">
        <w:t xml:space="preserve"> family). Model estimated marginal means were produced using the </w:t>
      </w:r>
      <w:proofErr w:type="spellStart"/>
      <w:r w:rsidRPr="004235AF">
        <w:t>emmeans</w:t>
      </w:r>
      <w:proofErr w:type="spellEnd"/>
      <w:r w:rsidRPr="004235AF">
        <w:t xml:space="preserve"> package and pairwise comparisons were tested for significance using a Tukey-adjusted pairwise comparisons between model terms </w:t>
      </w:r>
      <w:r w:rsidRPr="004235AF">
        <w:fldChar w:fldCharType="begin"/>
      </w:r>
      <w:r w:rsidR="00C97CCB" w:rsidRPr="004235AF">
        <w:instrText xml:space="preserve"> ADDIN ZOTERO_ITEM CSL_CITATION {"citationID":"joJnqyRk","properties":{"unsorted":false,"formattedCitation":"(Lenth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Pr="004235AF">
        <w:fldChar w:fldCharType="separate"/>
      </w:r>
      <w:r w:rsidRPr="004235AF">
        <w:rPr>
          <w:noProof/>
        </w:rPr>
        <w:t>(Lenth et al. 2026)</w:t>
      </w:r>
      <w:r w:rsidRPr="004235AF">
        <w:fldChar w:fldCharType="end"/>
      </w:r>
      <w:r w:rsidRPr="004235AF">
        <w:t>. All analyses were done in R Studio (v. 4.4.0</w:t>
      </w:r>
      <w:r w:rsidRPr="004235AF">
        <w:t>.</w:t>
      </w:r>
      <w:r w:rsidRPr="004235AF">
        <w:t xml:space="preserve">). All models were fitted with season, capture location, and tested for an interaction between season and capture location using a Type III analysis of deviance test using the </w:t>
      </w:r>
      <w:proofErr w:type="spellStart"/>
      <w:r w:rsidRPr="004235AF">
        <w:t>Anova</w:t>
      </w:r>
      <w:proofErr w:type="spellEnd"/>
      <w:r w:rsidRPr="004235AF">
        <w:t>() function from the car</w:t>
      </w:r>
      <w:r w:rsidRPr="004235AF">
        <w:rPr>
          <w:i/>
          <w:iCs/>
        </w:rPr>
        <w:t xml:space="preserve"> </w:t>
      </w:r>
      <w:r w:rsidRPr="004235AF">
        <w:t xml:space="preserve">package </w:t>
      </w:r>
      <w:r w:rsidRPr="004235AF">
        <w:fldChar w:fldCharType="begin"/>
      </w:r>
      <w:r w:rsidR="00C97CCB" w:rsidRPr="004235AF">
        <w:instrText xml:space="preserve"> ADDIN ZOTERO_ITEM CSL_CITATION {"citationID":"fSyBVzsh","properties":{"unsorted":false,"formattedCitation":"(Fox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Pr="004235AF">
        <w:fldChar w:fldCharType="separate"/>
      </w:r>
      <w:r w:rsidRPr="004235AF">
        <w:t>(Fox and Weisberg 2019)</w:t>
      </w:r>
      <w:r w:rsidRPr="004235AF">
        <w:fldChar w:fldCharType="end"/>
      </w:r>
      <w:r w:rsidRPr="004235AF">
        <w:t>.</w:t>
      </w:r>
      <w:commentRangeEnd w:id="17"/>
      <w:r w:rsidRPr="004235AF">
        <w:rPr>
          <w:rStyle w:val="CommentReference"/>
          <w:sz w:val="24"/>
          <w:szCs w:val="24"/>
        </w:rPr>
        <w:commentReference w:id="17"/>
      </w:r>
    </w:p>
    <w:p w14:paraId="23FE9918" w14:textId="77777777" w:rsidR="00962370" w:rsidRDefault="00962370" w:rsidP="008E4F35">
      <w:pPr>
        <w:jc w:val="both"/>
      </w:pPr>
    </w:p>
    <w:p w14:paraId="4E4CE16F" w14:textId="77777777" w:rsidR="00962370" w:rsidRDefault="00962370" w:rsidP="00962370">
      <w:pPr>
        <w:jc w:val="both"/>
        <w:rPr>
          <w:rStyle w:val="Heading3Char"/>
          <w:color w:val="auto"/>
        </w:rPr>
      </w:pPr>
      <w:r w:rsidRPr="00962370">
        <w:rPr>
          <w:rStyle w:val="Heading3Char"/>
          <w:color w:val="auto"/>
        </w:rPr>
        <w:t>Body Size Distributions</w:t>
      </w:r>
    </w:p>
    <w:p w14:paraId="1504A1AC" w14:textId="34754E88" w:rsidR="00962370" w:rsidRPr="00962370" w:rsidRDefault="00962370" w:rsidP="00962370">
      <w:pPr>
        <w:spacing w:before="240"/>
        <w:jc w:val="both"/>
        <w:rPr>
          <w:rFonts w:eastAsiaTheme="majorEastAsia" w:cstheme="majorBidi"/>
          <w:sz w:val="28"/>
          <w:szCs w:val="28"/>
        </w:rPr>
      </w:pPr>
      <w:r w:rsidRPr="00962370">
        <w:t>To characterize body size distributions of shiners and smallmouth bass across lake and creek habitats, we compiled total length (TL, mm) data from all individuals captured throughout the study period using all available sampling methods, including minnow traps, trap nets/fyke nets, angling, and fish collected opportunistically for stable isotope analysis. Because capture effort was not standardized across gear types or habitats for these data, we used these measurements to compare body size distributions among habitats and seasons, rather than to infer relative abundance or biomass.</w:t>
      </w:r>
    </w:p>
    <w:p w14:paraId="4E7D039A" w14:textId="46CB1B84" w:rsidR="00962370" w:rsidRDefault="004235AF" w:rsidP="00962370">
      <w:pPr>
        <w:spacing w:before="100" w:beforeAutospacing="1" w:after="100" w:afterAutospacing="1"/>
        <w:rPr>
          <w:ins w:id="18" w:author="Charlotte Ward" w:date="2026-04-09T14:10:00Z"/>
        </w:rPr>
      </w:pPr>
      <w:r>
        <w:t xml:space="preserve">For shiners, we modeled total length as a function of season, capture location, and their interaction using a generalized linear model with Gaussian errors. We initially ran separate analyses for golden shiner and common shiner and found consistent patterns between species; accordingly, we present pooled results. For smallmouth bass, total length was analyzed as a function of season and capture location using a generalized linear model with a Gamma error distribution and log link, which provided a better fit to the right-skewed size data. Model significance was assessed using analysis of deviance tests, and estimated marginal means and Tukey-adjusted pairwise comparisons were generated using the </w:t>
      </w:r>
      <w:proofErr w:type="spellStart"/>
      <w:r w:rsidRPr="004235AF">
        <w:rPr>
          <w:i/>
          <w:iCs/>
        </w:rPr>
        <w:t>emmeans</w:t>
      </w:r>
      <w:proofErr w:type="spellEnd"/>
      <w:r>
        <w:t xml:space="preserve"> package.</w:t>
      </w:r>
    </w:p>
    <w:p w14:paraId="64A43215" w14:textId="77777777" w:rsidR="00915A4D" w:rsidRPr="00837F74" w:rsidRDefault="00915A4D" w:rsidP="00AF338A">
      <w:pPr>
        <w:pStyle w:val="Heading2"/>
        <w:jc w:val="both"/>
        <w:rPr>
          <w:rFonts w:ascii="Times New Roman" w:hAnsi="Times New Roman" w:cs="Times New Roman"/>
          <w:color w:val="auto"/>
        </w:rPr>
      </w:pPr>
      <w:bookmarkStart w:id="19" w:name="_Toc215069635"/>
      <w:bookmarkEnd w:id="5"/>
      <w:bookmarkEnd w:id="6"/>
      <w:bookmarkEnd w:id="7"/>
      <w:r w:rsidRPr="00837F74">
        <w:rPr>
          <w:rFonts w:ascii="Times New Roman" w:hAnsi="Times New Roman" w:cs="Times New Roman"/>
          <w:color w:val="auto"/>
        </w:rPr>
        <w:t>Results</w:t>
      </w:r>
      <w:bookmarkEnd w:id="19"/>
    </w:p>
    <w:p w14:paraId="01F86C6A" w14:textId="0F835220" w:rsidR="00B23F05" w:rsidRPr="00B23F05" w:rsidRDefault="0020104F" w:rsidP="00AF338A">
      <w:pPr>
        <w:pStyle w:val="Heading3"/>
        <w:jc w:val="both"/>
        <w:rPr>
          <w:color w:val="auto"/>
        </w:rPr>
      </w:pPr>
      <w:bookmarkStart w:id="20" w:name="OLE_LINK23"/>
      <w:bookmarkStart w:id="21" w:name="OLE_LINK24"/>
      <w:bookmarkStart w:id="22" w:name="OLE_LINK27"/>
      <w:bookmarkStart w:id="23" w:name="OLE_LINK32"/>
      <w:bookmarkStart w:id="24" w:name="OLE_LINK33"/>
      <w:r>
        <w:rPr>
          <w:color w:val="auto"/>
        </w:rPr>
        <w:t>Baseline Stable Isotope Ratios</w:t>
      </w:r>
    </w:p>
    <w:p w14:paraId="022808D0" w14:textId="779E42F9"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and, in some cases, also showed seasonal variation</w:t>
      </w:r>
      <w:r w:rsidR="00F67B12">
        <w:t xml:space="preserve">. </w:t>
      </w:r>
      <w:r w:rsidRPr="00307203">
        <w:t xml:space="preserve">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w:t>
      </w:r>
      <w:r w:rsidR="0020104F">
        <w:t xml:space="preserve"> but did not differ across seasons</w:t>
      </w:r>
      <w:r w:rsidR="00F67B12">
        <w:t xml:space="preserve"> </w:t>
      </w:r>
      <w:r w:rsidR="00F67B12">
        <w:t>(Table S</w:t>
      </w:r>
      <w:r w:rsidR="0020104F">
        <w:t>2; Table S3</w:t>
      </w:r>
      <w:r w:rsidR="00F67B12">
        <w:t>)</w:t>
      </w:r>
      <w:r>
        <w:t>.</w:t>
      </w:r>
      <w:r w:rsidR="00F67B12">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and habitat</w:t>
      </w:r>
      <w:r w:rsidR="0020104F">
        <w:t xml:space="preserve">, </w:t>
      </w:r>
      <w:r w:rsidRPr="00307203">
        <w:t>with creek mayflies consistently enriched relative to lake mayflies in all seasons (</w:t>
      </w:r>
      <w:r w:rsidR="0020104F">
        <w:t>Table S2; Table S3</w:t>
      </w:r>
      <w:r w:rsidR="00791269">
        <w:t>; Table S5</w:t>
      </w:r>
      <w:r w:rsidRPr="00307203">
        <w:t xml:space="preserve">). Mussel </w:t>
      </w:r>
      <w:r w:rsidR="009B2B46" w:rsidRPr="003B0052">
        <w:t>δ</w:t>
      </w:r>
      <w:r w:rsidR="009B2B46" w:rsidRPr="00DD06A6">
        <w:rPr>
          <w:vertAlign w:val="superscript"/>
        </w:rPr>
        <w:t>13</w:t>
      </w:r>
      <w:r w:rsidR="009B2B46" w:rsidRPr="003B0052">
        <w:t>C</w:t>
      </w:r>
      <w:r w:rsidRPr="00307203">
        <w:t xml:space="preserve"> </w:t>
      </w:r>
      <w:r w:rsidR="0020104F">
        <w:t xml:space="preserve">and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 xml:space="preserve">differed significantly </w:t>
      </w:r>
      <w:r w:rsidR="0020104F">
        <w:t>among lake and creek</w:t>
      </w:r>
      <w:r w:rsidRPr="00307203">
        <w:t xml:space="preserve"> habitats</w:t>
      </w:r>
      <w:r w:rsidR="0020104F">
        <w:t xml:space="preserve"> and across seasons,</w:t>
      </w:r>
      <w:r w:rsidRPr="00307203">
        <w:t xml:space="preserve"> with creek mussels consistently more depleted</w:t>
      </w:r>
      <w:r w:rsidR="0020104F">
        <w:t xml:space="preserve"> in </w:t>
      </w:r>
      <w:r w:rsidR="0020104F" w:rsidRPr="003B0052">
        <w:t>δ</w:t>
      </w:r>
      <w:r w:rsidR="0020104F" w:rsidRPr="00DD06A6">
        <w:rPr>
          <w:vertAlign w:val="superscript"/>
        </w:rPr>
        <w:t>13</w:t>
      </w:r>
      <w:r w:rsidR="0020104F" w:rsidRPr="003B0052">
        <w:t>C</w:t>
      </w:r>
      <w:r w:rsidR="0020104F">
        <w:t xml:space="preserve"> and enriched in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than lake mussels across seasons</w:t>
      </w:r>
      <w:r w:rsidR="0020104F">
        <w:t xml:space="preserve"> (Table S2; </w:t>
      </w:r>
      <w:r w:rsidR="00791269">
        <w:t>Table S3; Table S5</w:t>
      </w:r>
      <w:r w:rsidRPr="00307203">
        <w:t xml:space="preserve">). </w:t>
      </w:r>
      <w:r w:rsidR="0020104F">
        <w:t xml:space="preserve"> </w:t>
      </w:r>
    </w:p>
    <w:p w14:paraId="1007F42D" w14:textId="6807EDA7" w:rsidR="00B23F05" w:rsidRPr="00B23F05" w:rsidRDefault="00B23F05" w:rsidP="00AF338A">
      <w:pPr>
        <w:pStyle w:val="Heading3"/>
        <w:jc w:val="both"/>
        <w:rPr>
          <w:color w:val="auto"/>
        </w:rPr>
      </w:pPr>
      <w:r w:rsidRPr="00A70397">
        <w:rPr>
          <w:color w:val="auto"/>
        </w:rPr>
        <w:lastRenderedPageBreak/>
        <w:t xml:space="preserve">Foraging </w:t>
      </w:r>
    </w:p>
    <w:p w14:paraId="54DEAD8C" w14:textId="7EE4C16A" w:rsidR="002F58E8" w:rsidRDefault="00D100DF" w:rsidP="00D100DF">
      <w:pPr>
        <w:spacing w:before="100" w:beforeAutospacing="1" w:after="100" w:afterAutospacing="1"/>
        <w:jc w:val="both"/>
      </w:pPr>
      <w:bookmarkStart w:id="25" w:name="OLE_LINK25"/>
      <w:bookmarkStart w:id="26" w:name="OLE_LINK26"/>
      <w:bookmarkStart w:id="27" w:name="OLE_LINK28"/>
      <w:bookmarkStart w:id="28" w:name="OLE_LINK29"/>
      <w:bookmarkStart w:id="29" w:name="_Toc215069639"/>
      <w:bookmarkEnd w:id="20"/>
      <w:bookmarkEnd w:id="21"/>
      <w:bookmarkEnd w:id="22"/>
      <w:bookmarkEnd w:id="23"/>
      <w:bookmarkEnd w:id="24"/>
      <w:r w:rsidRPr="00B23F05">
        <w:t xml:space="preserve">The proportion of lake-derived carbon in shiner liver tissues varied </w:t>
      </w:r>
      <w:r w:rsidR="005D794A">
        <w:t>significantly</w:t>
      </w:r>
      <w:r w:rsidRPr="00B23F05">
        <w:t xml:space="preserve">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ummer estimates for lake-captured fish should be interpreted cautiously because that group included only three individuals.</w:t>
      </w:r>
      <w:r>
        <w:t xml:space="preserve"> </w:t>
      </w:r>
      <w:r w:rsidRPr="00B23F05">
        <w:t>The generalized linear model detected significant effects of season, capture location, and their interaction (</w:t>
      </w:r>
      <w:r w:rsidR="0020104F">
        <w:t>Table S4</w:t>
      </w:r>
      <w:r w:rsidRPr="00B23F05">
        <w:t xml:space="preserve">). </w:t>
      </w:r>
      <w:r w:rsidR="002F58E8" w:rsidRPr="002F58E8">
        <w:t>Pairwise comparisons revealed that shiners captured in the creek during summer relied significantly less on lake-derived carbon than in both spring and fall, while spring and fall did not differ</w:t>
      </w:r>
      <w:r w:rsidR="0020104F">
        <w:t xml:space="preserve"> (Table S5). </w:t>
      </w:r>
      <w:r w:rsidR="002F58E8" w:rsidRPr="002F58E8">
        <w:t>In contrast, lake-captured shiners showed higher reliance on lake-derived carbon in summer and fall than in spring, with no difference between summer and fall (</w:t>
      </w:r>
      <w:r w:rsidR="0020104F">
        <w:t>Table S5</w:t>
      </w:r>
      <w:r w:rsidR="002F58E8" w:rsidRPr="002F58E8">
        <w:t xml:space="preserve">). Comparisons between </w:t>
      </w:r>
      <w:r w:rsidR="005D794A">
        <w:t>fish captured in the lake and creek</w:t>
      </w:r>
      <w:r w:rsidR="002F58E8" w:rsidRPr="002F58E8">
        <w:t xml:space="preserve"> within </w:t>
      </w:r>
      <w:r w:rsidR="005D794A">
        <w:t>the same season</w:t>
      </w:r>
      <w:r w:rsidR="002F58E8" w:rsidRPr="002F58E8">
        <w:t xml:space="preserve"> showed that lake-captured shiners had higher lake-derived carbon than creek-captured shiners in spring, summer, and fall (</w:t>
      </w:r>
      <w:r w:rsidR="005F1698">
        <w:t>Table S5</w:t>
      </w:r>
      <w:r w:rsidR="002F58E8" w:rsidRPr="002F58E8">
        <w:t>).</w:t>
      </w:r>
    </w:p>
    <w:p w14:paraId="02E01EA3" w14:textId="4526480B" w:rsidR="00D100DF" w:rsidRPr="00B23F05" w:rsidRDefault="00D100DF" w:rsidP="00D100DF">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interaction (</w:t>
      </w:r>
      <w:r w:rsidR="005F1698">
        <w:t>Table S4</w:t>
      </w:r>
      <w:r w:rsidRPr="00B23F05">
        <w:t xml:space="preserve">). </w:t>
      </w:r>
      <w:r w:rsidR="002F58E8" w:rsidRPr="002F58E8">
        <w:t>Creek-captured shiners maintained relatively consistent trophic positions across seasons, as no seasonal pairwise comparisons were significant (</w:t>
      </w:r>
      <w:r w:rsidR="00BB6FDA">
        <w:t>Table S</w:t>
      </w:r>
      <w:r w:rsidR="005F1698">
        <w:t>5</w:t>
      </w:r>
      <w:r w:rsidR="002F58E8" w:rsidRPr="002F58E8">
        <w:t>). However, lake-captured shiners had lower trophic positions in summer and fall than in spring (</w:t>
      </w:r>
      <w:r w:rsidR="005F1698">
        <w:t>Table S5</w:t>
      </w:r>
      <w:r w:rsidR="002F58E8" w:rsidRPr="002F58E8">
        <w:t xml:space="preserve">). Pairwise comparisons </w:t>
      </w:r>
      <w:r w:rsidR="002F58E8">
        <w:t xml:space="preserve">also </w:t>
      </w:r>
      <w:r w:rsidR="002F58E8" w:rsidRPr="002F58E8">
        <w:t>showed that trophic position did not differ between creek- and lake-captured shiners in spring</w:t>
      </w:r>
      <w:r w:rsidR="005F1698">
        <w:t xml:space="preserve">, </w:t>
      </w:r>
      <w:r w:rsidR="002F58E8" w:rsidRPr="002F58E8">
        <w:t>but creek-captured shiners occupied significantly higher trophic positions than lake-captured individuals in summer and fall (</w:t>
      </w:r>
      <w:r w:rsidR="005F1698">
        <w:t>Table S5</w:t>
      </w:r>
      <w:r w:rsidR="002F58E8" w:rsidRPr="002F58E8">
        <w:t>).</w:t>
      </w:r>
    </w:p>
    <w:p w14:paraId="7E59C44A" w14:textId="3674798F" w:rsidR="00837F74" w:rsidRPr="00837F74" w:rsidRDefault="00837F74" w:rsidP="00AF338A">
      <w:pPr>
        <w:pStyle w:val="Heading3"/>
        <w:jc w:val="both"/>
        <w:rPr>
          <w:color w:val="auto"/>
        </w:rPr>
      </w:pPr>
      <w:r w:rsidRPr="00837F74">
        <w:rPr>
          <w:color w:val="auto"/>
        </w:rPr>
        <w:t>Habitat Use and Movement</w:t>
      </w:r>
    </w:p>
    <w:bookmarkEnd w:id="25"/>
    <w:bookmarkEnd w:id="26"/>
    <w:bookmarkEnd w:id="27"/>
    <w:bookmarkEnd w:id="28"/>
    <w:bookmarkEnd w:id="29"/>
    <w:p w14:paraId="7A383D69" w14:textId="4FE5DF54" w:rsidR="004F28A2" w:rsidRPr="004F28A2" w:rsidRDefault="004F28A2" w:rsidP="004F28A2">
      <w:pPr>
        <w:spacing w:before="100" w:beforeAutospacing="1" w:after="100" w:afterAutospacing="1"/>
      </w:pPr>
      <w:r w:rsidRPr="004F28A2">
        <w:t>Habitat recurrence showed strong seasonal variation and differed by the habitat in which tagged fish were captured and released (Figure 3</w:t>
      </w:r>
      <w:r>
        <w:t>C</w:t>
      </w:r>
      <w:r w:rsidRPr="004F28A2">
        <w:t>). The generalized linear model revealed significant effects of season and release location, but no season × release location interaction (Table S4). For creek-released fish, recurrence to the creek was higher in spring and fall than in summer, whereas spring and fall did not differ from one another (Figure 3</w:t>
      </w:r>
      <w:r>
        <w:t>C</w:t>
      </w:r>
      <w:r w:rsidRPr="004F28A2">
        <w:t>; Table S5). A similar pattern was observed for lake-released fish</w:t>
      </w:r>
      <w:r>
        <w:t xml:space="preserve">, where </w:t>
      </w:r>
      <w:r w:rsidRPr="004F28A2">
        <w:t>recurrence to the lake was higher in spring than in summer, while spring–fall and summer–fall comparisons were not significant (Table S5). Across seasons, fish released in the creek exhibited greater recurrence to their release habitat than fish released in the lake (Figure 3</w:t>
      </w:r>
      <w:r>
        <w:t>C</w:t>
      </w:r>
      <w:r w:rsidRPr="004F28A2">
        <w:t>; Table S5).</w:t>
      </w:r>
    </w:p>
    <w:p w14:paraId="5A98DFF3" w14:textId="75D2E60B" w:rsidR="004F28A2" w:rsidRPr="004F28A2" w:rsidRDefault="004F28A2" w:rsidP="004F28A2">
      <w:pPr>
        <w:spacing w:before="100" w:beforeAutospacing="1" w:after="100" w:afterAutospacing="1"/>
      </w:pPr>
      <w:r w:rsidRPr="004F28A2">
        <w:t xml:space="preserve">Habitat residency did not vary seasonally, but it differed by release </w:t>
      </w:r>
      <w:r>
        <w:t>location</w:t>
      </w:r>
      <w:r w:rsidRPr="004F28A2">
        <w:t xml:space="preserve"> (Figure 3</w:t>
      </w:r>
      <w:r>
        <w:t>D</w:t>
      </w:r>
      <w:r w:rsidRPr="004F28A2">
        <w:t xml:space="preserve">). The generalized linear model detected no effect of season and no season × release location </w:t>
      </w:r>
      <w:proofErr w:type="gramStart"/>
      <w:r w:rsidRPr="004F28A2">
        <w:t>interaction, but</w:t>
      </w:r>
      <w:proofErr w:type="gramEnd"/>
      <w:r w:rsidRPr="004F28A2">
        <w:t xml:space="preserve"> did detect a significant effect of release location (Table S4). Across seasons, lake-released fish showed higher habitat residency than creek-released fish (Table S5).</w:t>
      </w:r>
    </w:p>
    <w:p w14:paraId="53B835EE" w14:textId="77777777" w:rsidR="00257A8E" w:rsidRDefault="004F28A2" w:rsidP="00257A8E">
      <w:pPr>
        <w:spacing w:before="100" w:beforeAutospacing="1" w:after="100" w:afterAutospacing="1"/>
      </w:pPr>
      <w:r w:rsidRPr="004F28A2">
        <w:t xml:space="preserve">In </w:t>
      </w:r>
      <w:r>
        <w:t>the</w:t>
      </w:r>
      <w:r w:rsidRPr="004F28A2">
        <w:t xml:space="preserve"> probability of same-day detection in both lake and creek habitats varied strongly over the annual cycle (Figure 4). The selected GAMM, which included a cyclic smooth for day of year and a random effect of transmitter ID, explained 9.7% of the deviance in same-day </w:t>
      </w:r>
      <w:r>
        <w:t xml:space="preserve">lake-creek </w:t>
      </w:r>
      <w:r w:rsidRPr="004F28A2">
        <w:t>detection probability and revealed a significant effect of day of year (</w:t>
      </w:r>
      <w:proofErr w:type="spellStart"/>
      <w:r w:rsidRPr="004F28A2">
        <w:t>edf</w:t>
      </w:r>
      <w:proofErr w:type="spellEnd"/>
      <w:r w:rsidRPr="004F28A2">
        <w:t xml:space="preserve"> = 6.34, F = 4.94, </w:t>
      </w:r>
      <w:r w:rsidRPr="004F28A2">
        <w:rPr>
          <w:i/>
          <w:iCs/>
        </w:rPr>
        <w:t>p</w:t>
      </w:r>
      <w:r w:rsidRPr="004F28A2">
        <w:t xml:space="preserve"> &lt; </w:t>
      </w:r>
      <w:r w:rsidRPr="004F28A2">
        <w:lastRenderedPageBreak/>
        <w:t xml:space="preserve">0.001). Estimated probabilities peaked in spring on Julian day 108 at 0.360 (95% CI: 0.232–0.512), showed a secondary peak in fall on Julian day 301 at 0.209 (95% CI: 0.114–0.351), and reached a pronounced minimum in summer on Julian day 222 at 0.016 (95% CI: 0.005–0.047). </w:t>
      </w:r>
      <w:r w:rsidR="00CC7760">
        <w:t>Overall, our telemetry</w:t>
      </w:r>
      <w:r w:rsidRPr="004F28A2">
        <w:t xml:space="preserve"> results indicate that habitat coupling was strongest in spring, was lowest in summer</w:t>
      </w:r>
      <w:r w:rsidR="005E300E">
        <w:t>, and increased again in fall</w:t>
      </w:r>
      <w:r w:rsidRPr="004F28A2">
        <w:t>.</w:t>
      </w:r>
    </w:p>
    <w:p w14:paraId="566E1A83" w14:textId="77777777" w:rsidR="00257A8E" w:rsidRPr="00C36E0C" w:rsidRDefault="00837F74" w:rsidP="00C36E0C">
      <w:pPr>
        <w:pStyle w:val="Heading3"/>
        <w:rPr>
          <w:color w:val="auto"/>
        </w:rPr>
      </w:pPr>
      <w:r w:rsidRPr="00C36E0C">
        <w:rPr>
          <w:color w:val="auto"/>
        </w:rPr>
        <w:t xml:space="preserve">Biomass </w:t>
      </w:r>
      <w:bookmarkStart w:id="30" w:name="_Toc215069640"/>
    </w:p>
    <w:p w14:paraId="5789A477" w14:textId="2F49D9FC" w:rsidR="00257A8E" w:rsidRDefault="00BC1F56" w:rsidP="00257A8E">
      <w:pPr>
        <w:spacing w:before="100" w:beforeAutospacing="1" w:after="100" w:afterAutospacing="1"/>
      </w:pPr>
      <w:r w:rsidRPr="00BC1F56">
        <w:t xml:space="preserve">The average daily biomass of shiners captured in directionally positioned traps within the creek showed strong seasonal variation in both the magnitude and direction </w:t>
      </w:r>
      <w:r w:rsidR="00C36E0C">
        <w:t>in which fish were inferred to be</w:t>
      </w:r>
      <w:r w:rsidRPr="00BC1F56">
        <w:t xml:space="preserve"> mov</w:t>
      </w:r>
      <w:r w:rsidR="00C36E0C">
        <w:t>ing</w:t>
      </w:r>
      <w:r w:rsidRPr="00BC1F56">
        <w:t xml:space="preserve"> (Figure 5A). The generalized linear model identified a significant effect of season and a significant season × direction interaction, whereas direction alone was not significant (Table S4). Estimated biomass </w:t>
      </w:r>
      <w:r>
        <w:t>captured in directionally positioned traps</w:t>
      </w:r>
      <w:r w:rsidRPr="00BC1F56">
        <w:t xml:space="preserve"> was greatest during spring and fall, with seasonal reversals in the predominant direction of movement</w:t>
      </w:r>
      <w:r>
        <w:t xml:space="preserve"> (spring predominantly upstream; fall predominantly downstream</w:t>
      </w:r>
      <w:r w:rsidRPr="00BC1F56">
        <w:t>, while summer values were comparatively low in both directions (Figure 5A; Tables S4–S5).</w:t>
      </w:r>
    </w:p>
    <w:p w14:paraId="7B6C0E3F" w14:textId="2B252F5D" w:rsidR="00F947FF" w:rsidRDefault="00BC1F56" w:rsidP="00F947FF">
      <w:pPr>
        <w:spacing w:before="100" w:beforeAutospacing="1" w:after="100" w:afterAutospacing="1"/>
      </w:pPr>
      <w:r w:rsidRPr="00BC1F56">
        <w:t xml:space="preserve">Shiner biomass </w:t>
      </w:r>
      <w:r>
        <w:t>in</w:t>
      </w:r>
      <w:r w:rsidRPr="00BC1F56">
        <w:t xml:space="preserve"> minnow traps likewise varied across seasons and capture locations (Figure 5B). The generalized linear model detected significant effects of season, capture location, and their interaction (Table S4). Biomass was generally greater in creek traps than lake traps, particularly in spring, and no shiners were captured in lake traps during summer (Figure 5B</w:t>
      </w:r>
      <w:r>
        <w:t xml:space="preserve"> shows estimated means and CIs based on GLM output</w:t>
      </w:r>
      <w:r w:rsidRPr="00BC1F56">
        <w:t xml:space="preserve">; Tables S4–S5). </w:t>
      </w:r>
    </w:p>
    <w:p w14:paraId="429062D3" w14:textId="2C28A52D" w:rsidR="00962370" w:rsidRDefault="00962370" w:rsidP="00962370">
      <w:pPr>
        <w:pStyle w:val="Heading3"/>
      </w:pPr>
      <w:r w:rsidRPr="00962370">
        <w:rPr>
          <w:rStyle w:val="Strong"/>
          <w:b w:val="0"/>
          <w:bCs w:val="0"/>
          <w:color w:val="auto"/>
        </w:rPr>
        <w:t>Body size distributions</w:t>
      </w:r>
    </w:p>
    <w:p w14:paraId="6A6754D4" w14:textId="7A6769F2" w:rsidR="00962370" w:rsidRPr="00962370" w:rsidRDefault="00962370" w:rsidP="00962370">
      <w:pPr>
        <w:spacing w:before="100" w:beforeAutospacing="1" w:after="100" w:afterAutospacing="1"/>
      </w:pPr>
      <w:r w:rsidRPr="00962370">
        <w:t>Body size differed between habitats for both shiners and smallmouth bass (Figure 6). For shiners, total length varied significantly with capture location, and this effect depended on season, as indicated by a significant season × location interaction, while the overall main effect of season was not significant (</w:t>
      </w:r>
      <w:r>
        <w:t>Table S7</w:t>
      </w:r>
      <w:r w:rsidRPr="00962370">
        <w:t>). For smallmouth bass, total length differed strongly between habitats, with lake-captured individuals substantially larger than creek-captured individuals (</w:t>
      </w:r>
      <w:r w:rsidR="00296638">
        <w:t xml:space="preserve">Table S7; </w:t>
      </w:r>
      <w:r w:rsidRPr="00962370">
        <w:t>Figure 6B). Seasonal variation in bass total length was weak and not statistically significant at α = 0.05 (</w:t>
      </w:r>
      <w:r w:rsidR="00296638">
        <w:t>Table S7</w:t>
      </w:r>
      <w:r w:rsidRPr="00962370">
        <w:t>).</w:t>
      </w:r>
    </w:p>
    <w:p w14:paraId="79D0A5A4" w14:textId="7B295342" w:rsidR="00915A4D" w:rsidRPr="00837F74" w:rsidRDefault="00915A4D" w:rsidP="00A45343">
      <w:pPr>
        <w:pStyle w:val="Heading2"/>
        <w:jc w:val="both"/>
        <w:rPr>
          <w:rFonts w:ascii="Times New Roman" w:hAnsi="Times New Roman" w:cs="Times New Roman"/>
          <w:color w:val="auto"/>
        </w:rPr>
      </w:pPr>
      <w:r w:rsidRPr="00837F74">
        <w:rPr>
          <w:rFonts w:ascii="Times New Roman" w:hAnsi="Times New Roman" w:cs="Times New Roman"/>
          <w:color w:val="auto"/>
        </w:rPr>
        <w:t>Discussion</w:t>
      </w:r>
      <w:bookmarkEnd w:id="30"/>
    </w:p>
    <w:p w14:paraId="546F8F32" w14:textId="4E562B08" w:rsidR="00915A4D" w:rsidRPr="003B0052" w:rsidRDefault="00915A4D" w:rsidP="00647410">
      <w:pPr>
        <w:spacing w:before="240" w:after="240"/>
        <w:jc w:val="both"/>
      </w:pPr>
      <w:r w:rsidRPr="003B0052">
        <w:t>Our results demonstrate that small-bodied prey fish couple lake and creek habitats through their resource use and movement behaviour, and that the strength of this coupling varies across seasons. Stable isotope analysis revealed that shiners relied more evenly on resources from the lake and creek in spring and fall, but relied more strongly on resources from the habitat in which they were captured during summer (Figure 3</w:t>
      </w:r>
      <w:r w:rsidR="00F1128D">
        <w:t>A</w:t>
      </w:r>
      <w:r w:rsidRPr="003B0052">
        <w:t xml:space="preserve">). Acoustic telemetry showed a similar seasonal pattern in movement behaviour, where the probability of detecting a shiner in both habitats on the same day was highest in spring and fall (Figure 4), and movement between habitats was also greatest during these periods (Figure </w:t>
      </w:r>
      <w:r w:rsidR="00257A8E">
        <w:t>3C</w:t>
      </w:r>
      <w:r w:rsidRPr="003B0052">
        <w:t xml:space="preserve">). Netting surveys further supported this observation, with </w:t>
      </w:r>
      <w:r w:rsidR="00257A8E">
        <w:t xml:space="preserve">the biomass of </w:t>
      </w:r>
      <w:r w:rsidR="00257A8E">
        <w:lastRenderedPageBreak/>
        <w:t xml:space="preserve">shiners moving upstream </w:t>
      </w:r>
      <w:r w:rsidRPr="003B0052">
        <w:t xml:space="preserve">peaking in spring and </w:t>
      </w:r>
      <w:r w:rsidR="00257A8E">
        <w:t xml:space="preserve">biomass moving </w:t>
      </w:r>
      <w:r w:rsidRPr="003B0052">
        <w:t xml:space="preserve">downstream peaking in fall, and minimal </w:t>
      </w:r>
      <w:r w:rsidR="00257A8E">
        <w:t>movement</w:t>
      </w:r>
      <w:r w:rsidRPr="003B0052">
        <w:t xml:space="preserve"> occurring during summer (Figure 5</w:t>
      </w:r>
      <w:r w:rsidR="00D03F43">
        <w:t>A</w:t>
      </w:r>
      <w:r w:rsidRPr="003B0052">
        <w:t>).</w:t>
      </w:r>
    </w:p>
    <w:p w14:paraId="16F66C48" w14:textId="09F06015" w:rsidR="006C22B9" w:rsidRPr="006C22B9" w:rsidRDefault="006C22B9" w:rsidP="006C22B9">
      <w:pPr>
        <w:spacing w:after="240"/>
        <w:jc w:val="both"/>
      </w:pPr>
      <w:r w:rsidRPr="006C22B9">
        <w:t>Several mechanisms may drive prey fish to move and forage between lake and creek habitats</w:t>
      </w:r>
      <w:r>
        <w:t xml:space="preserve"> (</w:t>
      </w:r>
      <w:r w:rsidR="00F322B3">
        <w:t>see Table S1 for examples</w:t>
      </w:r>
      <w:r>
        <w:t>)</w:t>
      </w:r>
      <w:r w:rsidRPr="006C22B9">
        <w:t>. Although we did not explicitly examine drivers</w:t>
      </w:r>
      <w:r>
        <w:t xml:space="preserve"> </w:t>
      </w:r>
      <w:r w:rsidR="00DC360C">
        <w:t xml:space="preserve">of cross-habitat movement and foraging </w:t>
      </w:r>
      <w:r>
        <w:t>in this study</w:t>
      </w:r>
      <w:r w:rsidRPr="006C22B9">
        <w:t xml:space="preserve">, </w:t>
      </w:r>
      <w:ins w:id="31" w:author="Tunney, Tyler (DFO/MPO)" w:date="2026-03-24T09:12:00Z">
        <w:r w:rsidR="00C66ACC">
          <w:t xml:space="preserve">considering </w:t>
        </w:r>
      </w:ins>
      <w:r w:rsidRPr="006C22B9">
        <w:t xml:space="preserve">our data </w:t>
      </w:r>
      <w:r w:rsidR="00D85F4D">
        <w:t>within the context of</w:t>
      </w:r>
      <w:ins w:id="32" w:author="Tunney, Tyler (DFO/MPO)" w:date="2026-03-24T09:12:00Z">
        <w:r w:rsidR="00E322A8">
          <w:t xml:space="preserve"> previous research </w:t>
        </w:r>
      </w:ins>
      <w:r w:rsidRPr="006C22B9">
        <w:t>suggest</w:t>
      </w:r>
      <w:ins w:id="33" w:author="Tunney, Tyler (DFO/MPO)" w:date="2026-03-24T09:12:00Z">
        <w:r w:rsidR="003B051D">
          <w:t>s</w:t>
        </w:r>
      </w:ins>
      <w:r w:rsidRPr="006C22B9">
        <w:t xml:space="preserve"> that multiple factors are likely at play. First, the use of streams and creeks for spawning is common among many freshwater species</w:t>
      </w:r>
      <w:r w:rsidR="00E8121F">
        <w:t xml:space="preserve"> </w:t>
      </w:r>
      <w:r w:rsidR="00E8121F">
        <w:fldChar w:fldCharType="begin"/>
      </w:r>
      <w:r w:rsidR="00E8121F">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w:t>
      </w:r>
      <w:r w:rsidR="00F67B12">
        <w:t>creek</w:t>
      </w:r>
      <w:r w:rsidRPr="006C22B9">
        <w:t xml:space="preserve"> coupling among golden and common shiners</w:t>
      </w:r>
      <w:r w:rsidR="00DC360C">
        <w:t xml:space="preserve"> in our study system</w:t>
      </w:r>
      <w:r w:rsidRPr="006C22B9">
        <w:t xml:space="preserve">, as we observed very high biomass </w:t>
      </w:r>
      <w:r w:rsidR="007341C0">
        <w:t>moving upstream</w:t>
      </w:r>
      <w:r w:rsidRPr="006C22B9">
        <w:t xml:space="preserve"> during spring (Figure 5A), which coincides with spawning for both species</w:t>
      </w:r>
      <w:r w:rsidR="002821B9">
        <w:t xml:space="preserve"> </w:t>
      </w:r>
      <w:r w:rsidR="00E8121F">
        <w:fldChar w:fldCharType="begin"/>
      </w:r>
      <w:r w:rsidR="00E8121F">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xml:space="preserve">. However, this period also showed a greater number of cross-habitat recurrence events in our telemetry data, suggesting fish were not simply moving upstream to spawn and remain in the </w:t>
      </w:r>
      <w:r w:rsidR="00F67B12">
        <w:t>creek</w:t>
      </w:r>
      <w:r w:rsidRPr="006C22B9">
        <w:t>, but were repeatedly moving between habitats during this time of year.</w:t>
      </w:r>
    </w:p>
    <w:p w14:paraId="06A4D25D" w14:textId="5A2BC55E" w:rsidR="006C22B9" w:rsidRPr="006C22B9" w:rsidRDefault="006C22B9" w:rsidP="006C22B9">
      <w:pPr>
        <w:spacing w:after="240"/>
        <w:jc w:val="both"/>
      </w:pPr>
      <w:r w:rsidRPr="006C22B9">
        <w:t xml:space="preserve">While spawning migrations likely explain part of this connectivity, freshwater fishes also move between lakes and </w:t>
      </w:r>
      <w:r w:rsidR="00F67B12">
        <w:t>creeks</w:t>
      </w:r>
      <w:r w:rsidRPr="006C22B9">
        <w:t xml:space="preserve">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810920">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697700">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w:t>
      </w:r>
      <w:r w:rsidR="00697700">
        <w:fldChar w:fldCharType="end"/>
      </w:r>
      <w:r w:rsidRPr="006C22B9">
        <w:t xml:space="preserve">. In these systems, </w:t>
      </w:r>
      <w:r w:rsidR="002821B9">
        <w:t xml:space="preserve">partial </w:t>
      </w:r>
      <w:r w:rsidRPr="006C22B9">
        <w:t>seasonal migrations allow prey fish to occupy lower-risk stream habitats that are inaccessible to predatory fish when resources are scarce</w:t>
      </w:r>
      <w:r>
        <w:t xml:space="preserve"> in the lake during winter</w:t>
      </w:r>
      <w:r w:rsidRPr="006C22B9">
        <w:t>, and re-enter predator-dense lakes when resources are abundant</w:t>
      </w:r>
      <w:r>
        <w:t xml:space="preserve"> in spring and summer</w:t>
      </w:r>
      <w:r w:rsidR="002821B9">
        <w:t xml:space="preserve"> </w:t>
      </w:r>
      <w:r w:rsidR="00697700">
        <w:fldChar w:fldCharType="begin"/>
      </w:r>
      <w:r w:rsidR="00697700">
        <w: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Brodersen</w:t>
      </w:r>
      <w:proofErr w:type="spellEnd"/>
      <w:r w:rsidR="00697700" w:rsidRPr="00697700">
        <w:rPr>
          <w:rFonts w:eastAsiaTheme="minorHAnsi"/>
          <w:lang w:val="en-US"/>
          <w14:ligatures w14:val="standardContextual"/>
        </w:rPr>
        <w:t xml:space="preserve"> et al. 2008, </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 2014, Chapman et al. 2012)</w:t>
      </w:r>
      <w:r w:rsidR="00697700">
        <w:fldChar w:fldCharType="end"/>
      </w:r>
      <w:r w:rsidRPr="006C22B9">
        <w:t xml:space="preserve">. Similar trade-offs between resource acquisition and predator avoidance may therefore contribute to the coupling of lake and </w:t>
      </w:r>
      <w:r w:rsidR="00F67B12">
        <w:t>creek</w:t>
      </w:r>
      <w:r w:rsidRPr="006C22B9">
        <w:t xml:space="preserve"> habitats observed here.</w:t>
      </w:r>
      <w:r w:rsidR="00D85F4D">
        <w:t xml:space="preserve"> </w:t>
      </w:r>
    </w:p>
    <w:p w14:paraId="375E9FB1" w14:textId="2A84F9BC"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D4365">
        <w:t>6B</w:t>
      </w:r>
      <w:r w:rsidRPr="003B0052">
        <w:t>), with individuals in the lake observed to be substantially larger (mean total length = 256 ± 123 mm) than those in the creek (mean total length = 112 ± 35 mm</w:t>
      </w:r>
      <w:r w:rsidR="00ED4365">
        <w:t>; Figure 6B</w:t>
      </w:r>
      <w:r w:rsidRPr="003B0052">
        <w:t xml:space="preserve">). Given established relationships between body size and </w:t>
      </w:r>
      <w:proofErr w:type="spellStart"/>
      <w:r w:rsidRPr="003B0052">
        <w:t>piscivory</w:t>
      </w:r>
      <w:proofErr w:type="spellEnd"/>
      <w:r w:rsidR="00697700">
        <w:t xml:space="preserve"> </w:t>
      </w:r>
      <w:r w:rsidR="00697700">
        <w:fldChar w:fldCharType="begin"/>
      </w:r>
      <w:r w:rsidR="00697700">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697700">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697700">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Further, smallmouth bass collected from both habitats appeared to rely heavily on lake-derived </w:t>
      </w:r>
      <w:r w:rsidR="006C22B9">
        <w:t>re</w:t>
      </w:r>
      <w:r w:rsidRPr="003B0052">
        <w:t>sources (</w:t>
      </w:r>
      <w:r w:rsidR="00EB7BFD" w:rsidRPr="003B0052">
        <w:t xml:space="preserve">Figure </w:t>
      </w:r>
      <w:r w:rsidR="006C22B9">
        <w:t>S</w:t>
      </w:r>
      <w:r w:rsidR="00DE2010">
        <w:t>5</w:t>
      </w:r>
      <w:r w:rsidRPr="003B0052">
        <w:t xml:space="preserve">), </w:t>
      </w:r>
      <w:commentRangeStart w:id="34"/>
      <w:r w:rsidRPr="003B0052">
        <w:t>indicating their primary role as predators within the lake</w:t>
      </w:r>
      <w:commentRangeEnd w:id="34"/>
      <w:r w:rsidR="0038446C">
        <w:rPr>
          <w:rStyle w:val="CommentReference"/>
        </w:rPr>
        <w:commentReference w:id="34"/>
      </w:r>
      <w:r w:rsidRPr="003B0052">
        <w:t>. Although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w:t>
      </w:r>
      <w:proofErr w:type="spellStart"/>
      <w:r w:rsidRPr="003B0052">
        <w:t>piscivory</w:t>
      </w:r>
      <w:proofErr w:type="spellEnd"/>
      <w:r w:rsidRPr="003B0052">
        <w:t xml:space="preserve"> (&lt;250 mm; </w:t>
      </w:r>
      <w:r w:rsidR="00EB7BFD" w:rsidRPr="003B0052">
        <w:t xml:space="preserve">Figure </w:t>
      </w:r>
      <w:r w:rsidR="00EB7BFD">
        <w:t>S</w:t>
      </w:r>
      <w:r w:rsidR="00DE2010">
        <w:t>4</w:t>
      </w:r>
      <w:r w:rsidRPr="003B0052">
        <w:t xml:space="preserve">), suggesting they exert relatively weak predation pressure on shiners </w:t>
      </w:r>
      <w:r w:rsidR="00697700">
        <w:fldChar w:fldCharType="begin"/>
      </w:r>
      <w:r w:rsidR="00697700">
        <w: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instrText>
      </w:r>
      <w:r w:rsidR="00697700">
        <w:fldChar w:fldCharType="separate"/>
      </w:r>
      <w:r w:rsidR="00697700">
        <w:rPr>
          <w:noProof/>
        </w:rPr>
        <w:t>(East and Magnan 1991)</w:t>
      </w:r>
      <w:r w:rsidR="00697700">
        <w:fldChar w:fldCharType="end"/>
      </w:r>
      <w:r w:rsidRPr="003B0052">
        <w:t>. Taken together, these findings suggest that large, lake-resident smallmouth bass are the dominant predators shaping prey vulnerability, and that access of these larger, more piscivorous individuals is limited in the creek.</w:t>
      </w:r>
    </w:p>
    <w:p w14:paraId="44211E45" w14:textId="53A0B71C" w:rsidR="00915A4D" w:rsidRDefault="00915A4D" w:rsidP="00AF338A">
      <w:pPr>
        <w:spacing w:after="240"/>
        <w:jc w:val="both"/>
      </w:pPr>
      <w:r w:rsidRPr="003B0052">
        <w:lastRenderedPageBreak/>
        <w:t xml:space="preserve">This spatial context of predation risk may help explain the observed differences in body size </w:t>
      </w:r>
      <w:r w:rsidR="009E23E1">
        <w:t>and biomass distributions of</w:t>
      </w:r>
      <w:r w:rsidRPr="003B0052">
        <w:t xml:space="preserve"> shiners across the study system. </w:t>
      </w:r>
      <w:r w:rsidR="007341C0">
        <w:t>Shiners</w:t>
      </w:r>
      <w:r w:rsidRPr="003B0052">
        <w:t xml:space="preserve"> captured in the creek were smaller on average than those captured in the lake throughout the study period (</w:t>
      </w:r>
      <w:r w:rsidR="00EB7BFD" w:rsidRPr="003B0052">
        <w:t xml:space="preserve">Figure </w:t>
      </w:r>
      <w:r w:rsidR="007341C0">
        <w:t>6</w:t>
      </w:r>
      <w:r w:rsidR="00ED4365">
        <w:t>A</w:t>
      </w:r>
      <w:r w:rsidR="007341C0">
        <w:t>; Figure S4</w:t>
      </w:r>
      <w:r w:rsidRPr="003B0052">
        <w:t xml:space="preserve">). </w:t>
      </w:r>
      <w:r w:rsidR="00D85729">
        <w:t>Standardized m</w:t>
      </w:r>
      <w:r w:rsidRPr="003B0052">
        <w:t>innow trap surveys also failed to capture shiners in the lake during summer</w:t>
      </w:r>
      <w:r w:rsidR="00D85729">
        <w:t xml:space="preserve">, </w:t>
      </w:r>
      <w:r w:rsidRPr="003B0052">
        <w:t xml:space="preserve">when smallmouth bass activity is highest </w:t>
      </w:r>
      <w:r w:rsidR="007111B3">
        <w:t xml:space="preserve">in this system </w:t>
      </w:r>
      <w:r w:rsidR="00697700">
        <w:fldChar w:fldCharType="begin"/>
      </w:r>
      <w:r w:rsidR="00697700">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Pr="003B0052">
        <w:t xml:space="preserve">. However, </w:t>
      </w:r>
      <w:r w:rsidR="009E0794">
        <w:t>three</w:t>
      </w:r>
      <w:r w:rsidRPr="003B0052">
        <w:t xml:space="preserve"> shiners </w:t>
      </w:r>
      <w:r w:rsidR="009E0794">
        <w:t>of</w:t>
      </w:r>
      <w:r w:rsidRPr="003B0052">
        <w:t xml:space="preserve"> the largest size class</w:t>
      </w:r>
      <w:r w:rsidR="009E0794">
        <w:t xml:space="preserve"> observed</w:t>
      </w:r>
      <w:r w:rsidRPr="003B0052">
        <w:t xml:space="preserve"> (139</w:t>
      </w:r>
      <w:r w:rsidR="009E0794">
        <w:t xml:space="preserve">, </w:t>
      </w:r>
      <w:r w:rsidRPr="003B0052">
        <w:t>143</w:t>
      </w:r>
      <w:r w:rsidR="009E0794">
        <w:t xml:space="preserve">, and 172 </w:t>
      </w:r>
      <w:r w:rsidRPr="003B0052">
        <w:t xml:space="preserve">mm total length; TL) were caught with alternative gear, and </w:t>
      </w:r>
      <w:r w:rsidR="009E0794">
        <w:t>all</w:t>
      </w:r>
      <w:r w:rsidRPr="003B0052">
        <w:t xml:space="preserve"> exceeded the maximum prey size predicted for the largest bass captured </w:t>
      </w:r>
      <w:r w:rsidR="009E0794">
        <w:t xml:space="preserve">in Sproule Bay </w:t>
      </w:r>
      <w:r w:rsidR="00F4384C">
        <w:t xml:space="preserve">during our study </w:t>
      </w:r>
      <w:r w:rsidRPr="003B0052">
        <w:t>(505 mm;</w:t>
      </w:r>
      <w:r w:rsidR="00697700">
        <w:t xml:space="preserve"> </w:t>
      </w:r>
      <w:r w:rsidR="00697700">
        <w:fldChar w:fldCharType="begin"/>
      </w:r>
      <w:r w:rsidR="00810920">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Pr="003B0052">
        <w:t>. Further, acoustic telemetry indicated that shiners</w:t>
      </w:r>
      <w:r w:rsidR="001F1E86">
        <w:t xml:space="preserve"> released in the lake</w:t>
      </w:r>
      <w:r w:rsidRPr="003B0052">
        <w:t xml:space="preserve"> largely remained </w:t>
      </w:r>
      <w:r w:rsidR="001F1E86">
        <w:t>in that habitat throughout the</w:t>
      </w:r>
      <w:r w:rsidRPr="003B0052">
        <w:t xml:space="preserve"> summer (Figure </w:t>
      </w:r>
      <w:r w:rsidR="001F1E86">
        <w:t>4B</w:t>
      </w:r>
      <w:r w:rsidRPr="003B0052">
        <w:t>). This pattern likely reflects a tagging bias, because only larger individuals could be tagged</w:t>
      </w:r>
      <w:r w:rsidR="009E0794">
        <w:t xml:space="preserve"> due to weight constraints (</w:t>
      </w:r>
      <w:r w:rsidRPr="003B0052">
        <w:t xml:space="preserve">minimum size </w:t>
      </w:r>
      <w:r w:rsidR="009E0794">
        <w:t>for tagging =</w:t>
      </w:r>
      <w:r w:rsidRPr="003B0052">
        <w:t xml:space="preserve"> 138</w:t>
      </w:r>
      <w:r w:rsidR="00FF164F">
        <w:t xml:space="preserve"> </w:t>
      </w:r>
      <w:r w:rsidRPr="003B0052">
        <w:t>mm TL</w:t>
      </w:r>
      <w:r w:rsidR="009E0794">
        <w:t>)</w:t>
      </w:r>
      <w:r w:rsidRPr="003B0052">
        <w:t>. These larger individuals may therefore be capable of persisting in the lake during summer, whereas smaller size classes may be more creek resident</w:t>
      </w:r>
      <w:r w:rsidR="00047058">
        <w:t>, particularly</w:t>
      </w:r>
      <w:r w:rsidRPr="003B0052">
        <w:t xml:space="preserve"> during </w:t>
      </w:r>
      <w:r w:rsidR="00047058">
        <w:t>summer,</w:t>
      </w:r>
      <w:r w:rsidRPr="003B0052">
        <w:t xml:space="preserve"> to avoid predation by bass. </w:t>
      </w:r>
    </w:p>
    <w:p w14:paraId="4429A38D" w14:textId="342993EC" w:rsidR="00702FC6" w:rsidRPr="00702FC6" w:rsidRDefault="00702FC6" w:rsidP="00702FC6">
      <w:pPr>
        <w:spacing w:before="100" w:beforeAutospacing="1" w:after="100" w:afterAutospacing="1"/>
        <w:jc w:val="both"/>
      </w:pPr>
      <w:r w:rsidRPr="00702FC6">
        <w:t xml:space="preserve">Although lake-captured shiners were generally larger than those captured in the creek, creek-captured individuals consistently exhibited higher trophic positions across seasons, </w:t>
      </w:r>
      <w:r w:rsidR="007341C0">
        <w:t>and</w:t>
      </w:r>
      <w:r w:rsidRPr="00702FC6">
        <w:t xml:space="preserve"> lake-captured fish occupied markedly lower trophic positions during summer</w:t>
      </w:r>
      <w:r>
        <w:t xml:space="preserve"> (Figure 3B)</w:t>
      </w:r>
      <w:r w:rsidRPr="00702FC6">
        <w:t>. This shift coincided with increased reliance on lake-derived carbon</w:t>
      </w:r>
      <w:r>
        <w:t xml:space="preserve"> (Figure 3A)</w:t>
      </w:r>
      <w:r w:rsidRPr="00702FC6">
        <w:t xml:space="preserve">, suggesting that individuals foraging in the lake during this period were </w:t>
      </w:r>
      <w:r>
        <w:t>relying</w:t>
      </w:r>
      <w:r w:rsidRPr="00702FC6">
        <w:t xml:space="preserve"> more heavily on</w:t>
      </w:r>
      <w:r>
        <w:t xml:space="preserve"> </w:t>
      </w:r>
      <w:r w:rsidR="007341C0">
        <w:t xml:space="preserve">lower trophic-level </w:t>
      </w:r>
      <w:r>
        <w:t>prey</w:t>
      </w:r>
      <w:r w:rsidRPr="00702FC6">
        <w:t xml:space="preserve">. While direct dietary evidence remains limited owing to degradation of labile prey items in stomach contents, these isotopic patterns point toward </w:t>
      </w:r>
      <w:r w:rsidR="007F14C5">
        <w:t>divergent diets of fish occupying the lake and creek during summer</w:t>
      </w:r>
      <w:r>
        <w:t xml:space="preserve">. Specifically, </w:t>
      </w:r>
      <w:r w:rsidRPr="00702FC6">
        <w:t>smaller individuals may be constrained to creek habitats</w:t>
      </w:r>
      <w:r w:rsidR="007F14C5">
        <w:t xml:space="preserve"> </w:t>
      </w:r>
      <w:r w:rsidR="007F14C5">
        <w:t>d</w:t>
      </w:r>
      <w:r w:rsidR="007F14C5" w:rsidRPr="00702FC6">
        <w:t>uring summer</w:t>
      </w:r>
      <w:r w:rsidR="007F14C5">
        <w:t xml:space="preserve"> </w:t>
      </w:r>
      <w:r w:rsidR="007F14C5" w:rsidRPr="00702FC6">
        <w:t>when smallmouth bass activity is highest,</w:t>
      </w:r>
      <w:r w:rsidRPr="00702FC6">
        <w:t xml:space="preserve"> while larger individuals capable of exceeding predator gape limitations can exploit </w:t>
      </w:r>
      <w:del w:id="35" w:author="Charlotte Ward" w:date="2026-04-09T11:23:00Z">
        <w:r w:rsidRPr="00702FC6" w:rsidDel="00D85F4D">
          <w:delText xml:space="preserve">energetically favorable but </w:delText>
        </w:r>
      </w:del>
      <w:r w:rsidRPr="00702FC6">
        <w:t>riskier lake environments</w:t>
      </w:r>
      <w:r w:rsidR="00205F06">
        <w:t>. The</w:t>
      </w:r>
      <w:r w:rsidRPr="00702FC6">
        <w:t xml:space="preserve"> lake may </w:t>
      </w:r>
      <w:r w:rsidR="00205F06">
        <w:t xml:space="preserve">thus </w:t>
      </w:r>
      <w:r w:rsidRPr="00702FC6">
        <w:t xml:space="preserve">function as a </w:t>
      </w:r>
      <w:del w:id="36" w:author="Charlotte Ward" w:date="2026-04-09T11:24:00Z">
        <w:r w:rsidRPr="00702FC6" w:rsidDel="00D85F4D">
          <w:delText xml:space="preserve">seasonally </w:delText>
        </w:r>
      </w:del>
      <w:r w:rsidRPr="00702FC6">
        <w:t xml:space="preserve">productive but high-risk </w:t>
      </w:r>
      <w:r w:rsidR="008C330C">
        <w:t>habitat,</w:t>
      </w:r>
      <w:r w:rsidRPr="00702FC6">
        <w:t xml:space="preserve"> </w:t>
      </w:r>
      <w:del w:id="37" w:author="Charlotte Ward" w:date="2026-04-09T11:24:00Z">
        <w:r w:rsidRPr="00702FC6" w:rsidDel="00D85F4D">
          <w:delText xml:space="preserve">promoting </w:delText>
        </w:r>
      </w:del>
      <w:ins w:id="38" w:author="Charlotte Ward" w:date="2026-04-09T11:24:00Z">
        <w:r w:rsidR="00D85F4D">
          <w:t xml:space="preserve">with </w:t>
        </w:r>
      </w:ins>
      <w:r w:rsidR="008C330C">
        <w:t xml:space="preserve">large </w:t>
      </w:r>
      <w:ins w:id="39" w:author="Charlotte Ward" w:date="2026-04-09T11:24:00Z">
        <w:r w:rsidR="00D85F4D">
          <w:t>shiners</w:t>
        </w:r>
        <w:r w:rsidR="00D85F4D" w:rsidRPr="00702FC6">
          <w:t xml:space="preserve"> </w:t>
        </w:r>
      </w:ins>
      <w:del w:id="40" w:author="Charlotte Ward" w:date="2026-04-09T11:24:00Z">
        <w:r w:rsidRPr="00702FC6" w:rsidDel="00D85F4D">
          <w:delText>increased reliance</w:delText>
        </w:r>
      </w:del>
      <w:ins w:id="41" w:author="Charlotte Ward" w:date="2026-04-09T11:24:00Z">
        <w:r w:rsidR="00D85F4D">
          <w:t>relying more heavily</w:t>
        </w:r>
      </w:ins>
      <w:r w:rsidRPr="00702FC6">
        <w:t xml:space="preserve"> on lower trophic resources</w:t>
      </w:r>
      <w:r w:rsidR="007F14C5">
        <w:t>, thus decreasing their trophic positions</w:t>
      </w:r>
      <w:r w:rsidR="008C330C">
        <w:t xml:space="preserve"> and exhibiting dynamic </w:t>
      </w:r>
      <w:proofErr w:type="spellStart"/>
      <w:r w:rsidR="008C330C">
        <w:t>omnivory</w:t>
      </w:r>
      <w:proofErr w:type="spellEnd"/>
      <w:r w:rsidR="008C330C">
        <w:t xml:space="preserve"> </w:t>
      </w:r>
      <w:r w:rsidR="008C330C">
        <w:fldChar w:fldCharType="begin"/>
      </w:r>
      <w:r w:rsidR="008C330C">
        <w:instrText xml:space="preserve"> ADDIN ZOTERO_ITEM CSL_CITATION {"citationID":"2Kikq3Hm","properties":{"unsorted":false,"formattedCitation":"(Gutgesell et al. 2022)","plainCitation":"(Gutgesell et al. 2022)","noteIndex":0},"citationItems":[{"id":125,"uris":["http://zotero.org/users/local/6gGbWaws/items/IPXP9BCJ"],"itemData":{"id":125,"type":"article-journal","abstract":"Nature's variability plays a major role in maintenance of biodiversity. As global change is altering variability, understanding how key food web structures maintain stability in the face of variation becomes critical. Surprisingly, little research has been undertaken to mechanistically understand how key food web structures are expected to operate in a noisy world and what this means for stability. Omnivory, for example, has been historically well studied but largely from a static perspective. Recent empirical evidence suggests that the strength of omnivory varies in response to changing conditions in ways that may be fundamental to stability. In the present article, we extend existing omnivory theory to predict how omnivory responds to variation and to show that dynamic omnivory responses are indeed a potent stabilizing structure in the face of variation. We end by synthesizing empirical examples within this framework, demonstrating the ubiquity of the theoretical mechanisms proposed across ecosystem types, spatial scales, and taxa.","container-title":"BioScience","DOI":"10.1093/biosci/biab144","ISSN":"0006-3568","issue":"5","journalAbbreviation":"BioScience","page":"416-430","source":"Silverchair","title":"On the Dynamic Nature of Omnivory in a Changing World","volume":"72","author":[{"family":"Gutgesell","given":"Marie K"},{"family":"McCann","given":"Kevin S"},{"family":"Gellner","given":"Gabriel"},{"family":"Cazelles","given":"Kevin"},{"family":"Greyson-Gaito","given":"Christopher J"},{"family":"Bieg","given":"Carling"},{"family":"Guzzo","given":"Matthew M"},{"family":"Warne","given":"Connor P K"},{"family":"Ward","given":"Charlotte A"},{"family":"O'Connor","given":"Reilly F"},{"family":"Scott","given":"Alexa M"},{"family":"Graham","given":"Brandon C"},{"family":"Champagne","given":"Emily J"},{"family":"McMeans","given":"Bailey C"}],"issued":{"date-parts":[["2022",5,1]]}}}],"schema":"https://github.com/citation-style-language/schema/raw/master/csl-citation.json"} </w:instrText>
      </w:r>
      <w:r w:rsidR="008C330C">
        <w:fldChar w:fldCharType="separate"/>
      </w:r>
      <w:r w:rsidR="008C330C">
        <w:rPr>
          <w:noProof/>
        </w:rPr>
        <w:t>(Gutgesell et al. 2022)</w:t>
      </w:r>
      <w:r w:rsidR="008C330C">
        <w:fldChar w:fldCharType="end"/>
      </w:r>
      <w:ins w:id="42" w:author="Charlotte Ward" w:date="2026-04-09T11:24:00Z">
        <w:r w:rsidR="008C330C">
          <w:t>.</w:t>
        </w:r>
      </w:ins>
      <w:r w:rsidR="008C330C">
        <w:t xml:space="preserve">. </w:t>
      </w:r>
      <w:del w:id="43" w:author="Charlotte Ward" w:date="2026-04-09T11:24:00Z">
        <w:r w:rsidRPr="00702FC6" w:rsidDel="00D85F4D">
          <w:delText xml:space="preserve"> when productivity is elevated. Conversely, during spring and fall, when productivity</w:delText>
        </w:r>
        <w:r w:rsidR="00205F06" w:rsidDel="00D85F4D">
          <w:delText xml:space="preserve"> in the lake</w:delText>
        </w:r>
        <w:r w:rsidRPr="00702FC6" w:rsidDel="00D85F4D">
          <w:delText xml:space="preserve"> is reduced, the relative profitability of lake habitats may decline, potentially favouring greater use of creek environments. </w:delText>
        </w:r>
      </w:del>
      <w:r w:rsidRPr="00702FC6">
        <w:t xml:space="preserve">Although this interpretation remains speculative, it aligns with theoretical expectations from risk–reward trade-offs and spatially structured food webs, where consumers dynamically redistribute across habitats to balance mortality risk </w:t>
      </w:r>
      <w:r w:rsidR="00CD3221">
        <w:t xml:space="preserve">and </w:t>
      </w:r>
      <w:r w:rsidRPr="00702FC6">
        <w:t>foraging opportunity</w:t>
      </w:r>
      <w:r w:rsidR="00CD3221">
        <w:t xml:space="preserve"> </w:t>
      </w:r>
      <w:r w:rsidR="00205F06">
        <w:fldChar w:fldCharType="begin"/>
      </w:r>
      <w:r w:rsidR="00205F06">
        <w:instrText xml:space="preserve"> ADDIN ZOTERO_ITEM CSL_CITATION {"citationID":"WLiILyVS","properties":{"unsorted":false,"formattedCitation":"(Br\\uc0\\u246{}nmark et al. 2008, Ahrens et al. 2012, Toscano et al. 2016)","plainCitation":"(Brönmark et al. 2008,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205F06" w:rsidRPr="00205F06">
        <w:rPr>
          <w:rFonts w:eastAsiaTheme="minorHAnsi"/>
          <w:lang w:val="en-US"/>
          <w14:ligatures w14:val="standardContextual"/>
        </w:rPr>
        <w:t>(</w:t>
      </w:r>
      <w:proofErr w:type="spellStart"/>
      <w:r w:rsidR="00205F06" w:rsidRPr="00205F06">
        <w:rPr>
          <w:rFonts w:eastAsiaTheme="minorHAnsi"/>
          <w:lang w:val="en-US"/>
          <w14:ligatures w14:val="standardContextual"/>
        </w:rPr>
        <w:t>Brönmark</w:t>
      </w:r>
      <w:proofErr w:type="spellEnd"/>
      <w:r w:rsidR="00205F06" w:rsidRPr="00205F06">
        <w:rPr>
          <w:rFonts w:eastAsiaTheme="minorHAnsi"/>
          <w:lang w:val="en-US"/>
          <w14:ligatures w14:val="standardContextual"/>
        </w:rPr>
        <w:t xml:space="preserve"> et al. 2008, Ahrens et al. 2012, Toscano et al. 2016)</w:t>
      </w:r>
      <w:r w:rsidR="00205F06">
        <w:fldChar w:fldCharType="end"/>
      </w:r>
      <w:r w:rsidRPr="00702FC6">
        <w:t>.</w:t>
      </w:r>
    </w:p>
    <w:p w14:paraId="45931628" w14:textId="7CA9B1C5" w:rsidR="00915A4D" w:rsidRPr="003B0052" w:rsidRDefault="00915A4D" w:rsidP="00AF338A">
      <w:pPr>
        <w:spacing w:after="240"/>
        <w:jc w:val="both"/>
      </w:pPr>
      <w:r w:rsidRPr="003B0052">
        <w:t xml:space="preserve">The seasonal nature of lake–creek coupling observed here has important implications for the resilience of freshwater food webs. By shifting their habitat use in response to </w:t>
      </w:r>
      <w:proofErr w:type="gramStart"/>
      <w:r w:rsidRPr="003B0052">
        <w:t>changing</w:t>
      </w:r>
      <w:proofErr w:type="gramEnd"/>
      <w:r w:rsidRPr="003B0052">
        <w:t xml:space="preserve"> seasonal conditions (e.g., predation risk or resource availability), </w:t>
      </w:r>
      <w:del w:id="44" w:author="Charlotte Ward" w:date="2026-04-09T11:24:00Z">
        <w:r w:rsidRPr="003B0052" w:rsidDel="00D85F4D">
          <w:delText xml:space="preserve">prey </w:delText>
        </w:r>
      </w:del>
      <w:ins w:id="45" w:author="Charlotte Ward" w:date="2026-04-09T11:24:00Z">
        <w:r w:rsidR="00D85F4D">
          <w:t>small</w:t>
        </w:r>
        <w:r w:rsidR="00D85F4D" w:rsidRPr="003B0052">
          <w:t xml:space="preserve"> </w:t>
        </w:r>
      </w:ins>
      <w:r w:rsidRPr="003B0052">
        <w:t>fish may access complementary resource pools when one habitat becomes less favourable. This behavioural flexibility can mediate predator–prey encounter rates and distribute foraging pressure across time and space</w:t>
      </w:r>
      <w:ins w:id="46" w:author="Charlotte Ward" w:date="2026-04-09T11:25:00Z">
        <w:r w:rsidR="00D85F4D">
          <w:t xml:space="preserve"> </w:t>
        </w:r>
      </w:ins>
      <w:r w:rsidR="00D85F4D">
        <w:fldChar w:fldCharType="begin"/>
      </w:r>
      <w:r w:rsidR="00D85F4D">
        <w:instrText xml:space="preserve"> ADDIN ZOTERO_ITEM CSL_CITATION {"citationID":"mcKrpUkr","properties":{"unsorted":false,"formattedCitation":"(Ahrens et al. 2012)","plainCitation":"(Ahrens et al. 2012)","noteIndex":0},"citationItems":[{"id":3918,"uris":["http://zotero.org/users/local/6gGbWaws/items/UIIHJ6F2"],"itemData":{"id":3918,"type":"article-journal","abstract":"There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J"},{"family":"Christensen","given":"Villy"}],"issued":{"date-parts":[["2012"]]}}}],"schema":"https://github.com/citation-style-language/schema/raw/master/csl-citation.json"} </w:instrText>
      </w:r>
      <w:r w:rsidR="00D85F4D">
        <w:fldChar w:fldCharType="separate"/>
      </w:r>
      <w:r w:rsidR="00D85F4D">
        <w:rPr>
          <w:noProof/>
        </w:rPr>
        <w:t>(Ahrens et al. 2012)</w:t>
      </w:r>
      <w:r w:rsidR="00D85F4D">
        <w:fldChar w:fldCharType="end"/>
      </w:r>
      <w:r w:rsidRPr="003B0052">
        <w:t>. In doing so, it may help dampen strong, potentially destabilizing trophic interactions</w:t>
      </w:r>
      <w:ins w:id="47" w:author="Charlotte Ward" w:date="2026-04-09T11:26:00Z">
        <w:r w:rsidR="00F677DA">
          <w:t>, or bolster the strength of interactions when resources in one habitat become scarce</w:t>
        </w:r>
      </w:ins>
      <w:del w:id="48" w:author="Charlotte Ward" w:date="2026-04-09T11:27:00Z">
        <w:r w:rsidR="00F677DA" w:rsidDel="00F677DA">
          <w:fldChar w:fldCharType="begin"/>
        </w:r>
        <w:r w:rsidR="00F677DA" w:rsidDel="00F677DA">
          <w:delInstrText xml:space="preserve"> ADDIN ZOTERO_ITEM CSL_CITATION {"citationID":"qglMmbOi","properties":{"unsorted":false,"formattedCitation":"(Ward et al. 2023)","plainCitation":"(Ward et al. 2023)","noteIndex":0},"citationItems":[{"id":3128,"uris":["http://zotero.org/users/local/6gGbWaws/items/WJ3AIQVH"],"itemData":{"id":3128,"type":"article-journal","abstract":"Structural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delInstrText>
        </w:r>
        <w:r w:rsidR="00F677DA" w:rsidDel="00F677DA">
          <w:fldChar w:fldCharType="separate"/>
        </w:r>
        <w:r w:rsidR="00F677DA" w:rsidDel="00F677DA">
          <w:rPr>
            <w:noProof/>
          </w:rPr>
          <w:delText>(Ward et al. 2023)</w:delText>
        </w:r>
        <w:r w:rsidR="00F677DA" w:rsidDel="00F677DA">
          <w:fldChar w:fldCharType="end"/>
        </w:r>
      </w:del>
      <w:ins w:id="49" w:author="Charlotte Ward" w:date="2026-04-09T11:27:00Z">
        <w:r w:rsidR="00F677DA">
          <w:t xml:space="preserve">, thus </w:t>
        </w:r>
      </w:ins>
      <w:ins w:id="50" w:author="Tunney, Tyler (DFO/MPO)" w:date="2026-03-24T10:46:00Z">
        <w:del w:id="51" w:author="Charlotte Ward" w:date="2026-04-09T11:26:00Z">
          <w:r w:rsidR="00D56573" w:rsidDel="00F677DA">
            <w:delText xml:space="preserve"> </w:delText>
          </w:r>
        </w:del>
      </w:ins>
      <w:del w:id="52" w:author="Charlotte Ward" w:date="2026-04-09T11:27:00Z">
        <w:r w:rsidRPr="003B0052" w:rsidDel="00F677DA">
          <w:delText xml:space="preserve"> and </w:delText>
        </w:r>
      </w:del>
      <w:r w:rsidRPr="003B0052">
        <w:t>support</w:t>
      </w:r>
      <w:ins w:id="53" w:author="Charlotte Ward" w:date="2026-04-09T11:27:00Z">
        <w:r w:rsidR="00F677DA">
          <w:t xml:space="preserve">ing </w:t>
        </w:r>
      </w:ins>
      <w:del w:id="54" w:author="Charlotte Ward" w:date="2026-04-09T11:27:00Z">
        <w:r w:rsidRPr="003B0052" w:rsidDel="00F677DA">
          <w:delText xml:space="preserve"> prey</w:delText>
        </w:r>
      </w:del>
      <w:ins w:id="55" w:author="Charlotte Ward" w:date="2026-04-09T11:27:00Z">
        <w:r w:rsidR="00F677DA">
          <w:t>small fish</w:t>
        </w:r>
      </w:ins>
      <w:r w:rsidRPr="003B0052">
        <w:t xml:space="preserve"> populations through alternative energy pathways </w:t>
      </w:r>
      <w:del w:id="56" w:author="Charlotte Ward" w:date="2026-04-09T11:27:00Z">
        <w:r w:rsidRPr="003B0052" w:rsidDel="00F677DA">
          <w:delText xml:space="preserve">among different habitats </w:delText>
        </w:r>
      </w:del>
      <w:r w:rsidRPr="003B0052">
        <w:t xml:space="preserve">across freshwater landscapes </w:t>
      </w:r>
      <w:r w:rsidR="00697700">
        <w:fldChar w:fldCharType="begin"/>
      </w:r>
      <w:r w:rsidR="00F677DA">
        <w:instrText xml:space="preserve"> ADDIN ZOTERO_ITEM CSL_CITATION {"citationID":"EpJ8J6VF","properties":{"unsorted":false,"formattedCitation":"(McMeans et al. 2016, Ward et al. 2023)","plainCitation":"(McMeans et al. 2016, Ward et al. 2023)","noteIndex":0},"citationItems":[{"id":164,"uris":["http://zotero.org/users/local/6gGbWaws/items/TQYF578L"],"itemData":{"id":164,"type":"article-journal","abstract":"Aquatic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instrText>
      </w:r>
      <w:r w:rsidR="00697700">
        <w:fldChar w:fldCharType="separate"/>
      </w:r>
      <w:r w:rsidR="00F677DA">
        <w:rPr>
          <w:noProof/>
        </w:rPr>
        <w:t>(McMeans et al. 2016, Ward et al. 2023)</w:t>
      </w:r>
      <w:r w:rsidR="00697700">
        <w:fldChar w:fldCharType="end"/>
      </w:r>
      <w:r w:rsidRPr="003B0052">
        <w:t>.</w:t>
      </w:r>
    </w:p>
    <w:p w14:paraId="36C5D53F" w14:textId="5AB4A269" w:rsidR="00915A4D" w:rsidRPr="003B0052" w:rsidRDefault="00915A4D" w:rsidP="00AF338A">
      <w:pPr>
        <w:spacing w:after="240"/>
        <w:jc w:val="both"/>
      </w:pPr>
      <w:r w:rsidRPr="003B0052">
        <w:t xml:space="preserve">Looking forward, understanding how prey-mediated coupling shapes broader ecosystem functioning and resilience will require integrating movement, foraging behaviour, and predation risk among </w:t>
      </w:r>
      <w:del w:id="57" w:author="Charlotte Ward" w:date="2026-04-09T11:29:00Z">
        <w:r w:rsidRPr="003B0052" w:rsidDel="00F677DA">
          <w:delText xml:space="preserve">prey </w:delText>
        </w:r>
      </w:del>
      <w:ins w:id="58" w:author="Charlotte Ward" w:date="2026-04-09T11:29:00Z">
        <w:r w:rsidR="00F677DA">
          <w:t>small-bodied fish</w:t>
        </w:r>
        <w:r w:rsidR="00F677DA" w:rsidRPr="003B0052">
          <w:t xml:space="preserve"> </w:t>
        </w:r>
      </w:ins>
      <w:r w:rsidRPr="003B0052">
        <w:t xml:space="preserve">populations. Future studies could use acoustic tags with predation sensors to assess predator–prey interactions across habitats more directly and pair these with </w:t>
      </w:r>
      <w:r w:rsidRPr="003B0052">
        <w:lastRenderedPageBreak/>
        <w:t xml:space="preserve">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In particular, exploring how habitat accessibility and predator traits interact to shape coupling strength could offer new insights into the adaptive capacity of different freshwater ecosystems under anthropogenic pressures such as </w:t>
      </w:r>
      <w:del w:id="59" w:author="Charlotte Ward" w:date="2026-04-09T11:30:00Z">
        <w:r w:rsidRPr="003B0052" w:rsidDel="00F677DA">
          <w:delText xml:space="preserve">hydrologic alteration, </w:delText>
        </w:r>
      </w:del>
      <w:r w:rsidRPr="003B0052">
        <w:t xml:space="preserve">predator introductions, </w:t>
      </w:r>
      <w:del w:id="60" w:author="Charlotte Ward" w:date="2026-04-09T11:30:00Z">
        <w:r w:rsidRPr="003B0052" w:rsidDel="00F677DA">
          <w:delText xml:space="preserve">or </w:delText>
        </w:r>
      </w:del>
      <w:ins w:id="61" w:author="Tunney, Tyler (DFO/MPO)" w:date="2026-03-24T10:49:00Z">
        <w:r w:rsidR="002C6BCF">
          <w:t>shoreline development</w:t>
        </w:r>
      </w:ins>
      <w:ins w:id="62" w:author="Charlotte Ward" w:date="2026-04-09T11:30:00Z">
        <w:r w:rsidR="00F677DA">
          <w:t>,</w:t>
        </w:r>
      </w:ins>
      <w:ins w:id="63" w:author="Tunney, Tyler (DFO/MPO)" w:date="2026-03-24T10:49:00Z">
        <w:r w:rsidR="002C6BCF">
          <w:t xml:space="preserve"> </w:t>
        </w:r>
      </w:ins>
      <w:del w:id="64" w:author="Tunney, Tyler (DFO/MPO)" w:date="2026-03-24T10:49:00Z">
        <w:r w:rsidRPr="003B0052" w:rsidDel="002C6BCF">
          <w:delText>nearshore</w:delText>
        </w:r>
      </w:del>
      <w:del w:id="65" w:author="Charlotte Ward" w:date="2026-04-09T11:30:00Z">
        <w:r w:rsidRPr="003B0052" w:rsidDel="00F677DA">
          <w:delText xml:space="preserve"> </w:delText>
        </w:r>
      </w:del>
      <w:del w:id="66" w:author="Tunney, Tyler (DFO/MPO)" w:date="2026-03-24T10:49:00Z">
        <w:r w:rsidRPr="003B0052" w:rsidDel="00DE68ED">
          <w:delText>developmen</w:delText>
        </w:r>
      </w:del>
      <w:ins w:id="67" w:author="Charlotte Ward" w:date="2026-04-09T11:29:00Z">
        <w:r w:rsidR="00F677DA">
          <w:t xml:space="preserve">and the addition of </w:t>
        </w:r>
      </w:ins>
      <w:del w:id="68" w:author="Tunney, Tyler (DFO/MPO)" w:date="2026-03-24T10:49:00Z">
        <w:r w:rsidRPr="003B0052" w:rsidDel="00DE68ED">
          <w:delText>t</w:delText>
        </w:r>
      </w:del>
      <w:ins w:id="69" w:author="Tunney, Tyler (DFO/MPO)" w:date="2026-03-24T10:50:00Z">
        <w:del w:id="70" w:author="Charlotte Ward" w:date="2026-04-09T11:29:00Z">
          <w:r w:rsidR="00DE68ED" w:rsidDel="00F677DA">
            <w:delText xml:space="preserve"> or </w:delText>
          </w:r>
        </w:del>
        <w:r w:rsidR="00DE68ED">
          <w:t xml:space="preserve">structures that alter fish passage </w:t>
        </w:r>
        <w:del w:id="71" w:author="Charlotte Ward" w:date="2026-04-09T11:30:00Z">
          <w:r w:rsidR="00DE68ED" w:rsidDel="00F677DA">
            <w:delText>like</w:delText>
          </w:r>
        </w:del>
      </w:ins>
      <w:ins w:id="72" w:author="Charlotte Ward" w:date="2026-04-09T11:30:00Z">
        <w:r w:rsidR="00F677DA">
          <w:t>like</w:t>
        </w:r>
      </w:ins>
      <w:ins w:id="73" w:author="Tunney, Tyler (DFO/MPO)" w:date="2026-03-24T10:50:00Z">
        <w:r w:rsidR="00DE68ED">
          <w:t xml:space="preserve"> roads</w:t>
        </w:r>
        <w:r w:rsidR="004D597C">
          <w:t xml:space="preserve"> and dams</w:t>
        </w:r>
      </w:ins>
      <w:ins w:id="74" w:author="Charlotte Ward" w:date="2026-04-09T11:30:00Z">
        <w:r w:rsidR="00F677DA">
          <w:t xml:space="preserve"> </w:t>
        </w:r>
      </w:ins>
      <w:r w:rsidR="00F677DA">
        <w:fldChar w:fldCharType="begin"/>
      </w:r>
      <w:r w:rsidR="00F677DA">
        <w:instrText xml:space="preserve"> ADDIN ZOTERO_ITEM CSL_CITATION {"citationID":"qUKkeV4L","properties":{"unsorted":false,"formattedCitation":"(Frankiewicz et al. 2021)","plainCitation":"(Frankiewicz et al. 2021)","noteIndex":0},"citationItems":[{"id":3936,"uris":["http://zotero.org/users/local/6gGbWaws/items/CBPD68SM"],"itemData":{"id":3936,"type":"article-journal","abstract":"This study is a broad and critical review of the transdisciplinary literature on the construction of culverts and their impacts on stream hydrology and geomorphology as well as on stream habitats and biota. For engineers, a culvert is a structure, usually of the tunnel type, that transfers a stream or open drain under a road, railway line, or other obstacle from one side to the other. In fact, culverts are complex hydraulic structures whose impacts on stream ecosystems must be evaluated and understood before they are designed. The objective of this paper is to analyse and discuss recent knowledge about culvert functioning in terms of their negative effects on the passage of freshwater biota, particularly fish, and on entire stream ecosystems. We present the results of many studies showing that improperly designed culverts are barriers for migrating animals and usually have serious ecological consequences (mainly disturbances to fish life history). We also pay attention to different culvert modification methods that increase their passability for organisms and mitigate the impacts of culverts on the surrounding environment. The other purpose of this review is therefore to emphasize that the integration of the knowledge and professional experience of biologists and ecologists with those of river managers, river engineers, hydraulic engineers, hydrologists, and geomorphologists is necessary to design culverts that preserve the natural properties of streams.","container-title":"Environmental Reviews","DOI":"10.1139/er-2020-0126","ISSN":"1181-8700","issue":"4","journalAbbreviation":"Environ. Rev.","page":"510-528","publisher":"NRC Research Press","source":"cdnsciencepub.com (Atypon)","title":"Small hydraulic structures, big environmental problems: is it possible to mitigate the negative impacts of culverts on stream biota?","title-short":"Small hydraulic structures, big environmental problems","volume":"29","author":[{"family":"Frankiewicz","given":"Piotr"},{"family":"Radecki-Pawlik","given":"Artur"},{"family":"Wałęga","given":"Andrzej"},{"family":"Łapińska","given":"Małgorzata"},{"family":"Wojtal-Frankiewicz","given":"Adrianna"}],"issued":{"date-parts":[["2021",12]]}}}],"schema":"https://github.com/citation-style-language/schema/raw/master/csl-citation.json"} </w:instrText>
      </w:r>
      <w:r w:rsidR="00F677DA">
        <w:fldChar w:fldCharType="separate"/>
      </w:r>
      <w:r w:rsidR="00F677DA">
        <w:rPr>
          <w:noProof/>
        </w:rPr>
        <w:t>(Frankiewicz et al. 2021)</w:t>
      </w:r>
      <w:r w:rsidR="00F677DA">
        <w:fldChar w:fldCharType="end"/>
      </w:r>
      <w:r w:rsidRPr="003B0052">
        <w:t>.</w:t>
      </w:r>
    </w:p>
    <w:p w14:paraId="025C01E3" w14:textId="15D72739" w:rsidR="00422131" w:rsidRDefault="00EF0F17" w:rsidP="00AF338A">
      <w:pPr>
        <w:spacing w:after="240"/>
        <w:jc w:val="both"/>
      </w:pPr>
      <w:r>
        <w:t>Our</w:t>
      </w:r>
      <w:r w:rsidR="00915A4D" w:rsidRPr="003B0052">
        <w:t xml:space="preserve"> multi-method field approach revealed that abundant, small-bodied fishes</w:t>
      </w:r>
      <w:ins w:id="75" w:author="Charlotte Ward" w:date="2026-04-09T11:31:00Z">
        <w:r w:rsidR="00F677DA">
          <w:t xml:space="preserve">, which are </w:t>
        </w:r>
      </w:ins>
      <w:del w:id="76" w:author="Charlotte Ward" w:date="2026-04-09T11:31:00Z">
        <w:r w:rsidR="00915A4D" w:rsidRPr="003B0052" w:rsidDel="00F677DA">
          <w:delText xml:space="preserve"> </w:delText>
        </w:r>
      </w:del>
      <w:ins w:id="77" w:author="Tunney, Tyler (DFO/MPO)" w:date="2026-03-24T10:53:00Z">
        <w:del w:id="78" w:author="Charlotte Ward" w:date="2026-04-09T11:31:00Z">
          <w:r w:rsidR="009274BF" w:rsidDel="00F677DA">
            <w:delText>(</w:delText>
          </w:r>
        </w:del>
        <w:r w:rsidR="009274BF">
          <w:t xml:space="preserve">often </w:t>
        </w:r>
      </w:ins>
      <w:ins w:id="79" w:author="Tunney, Tyler (DFO/MPO)" w:date="2026-03-24T12:12:00Z">
        <w:r w:rsidR="00202166">
          <w:t xml:space="preserve">regarded </w:t>
        </w:r>
      </w:ins>
      <w:ins w:id="80" w:author="Tunney, Tyler (DFO/MPO)" w:date="2026-03-24T10:53:00Z">
        <w:r w:rsidR="009274BF">
          <w:t>as forage to fishery specie</w:t>
        </w:r>
      </w:ins>
      <w:ins w:id="81" w:author="Charlotte Ward" w:date="2026-04-09T11:31:00Z">
        <w:r w:rsidR="00F677DA">
          <w:t xml:space="preserve">s, </w:t>
        </w:r>
      </w:ins>
      <w:ins w:id="82" w:author="Tunney, Tyler (DFO/MPO)" w:date="2026-03-24T10:53:00Z">
        <w:del w:id="83" w:author="Charlotte Ward" w:date="2026-04-09T11:31:00Z">
          <w:r w:rsidR="009274BF" w:rsidDel="00F677DA">
            <w:delText xml:space="preserve">s) </w:delText>
          </w:r>
        </w:del>
      </w:ins>
      <w:r w:rsidR="00915A4D" w:rsidRPr="003B0052">
        <w:t xml:space="preserve">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697700">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w:t>
      </w:r>
      <w:ins w:id="84" w:author="Tunney, Tyler (DFO/MPO)" w:date="2026-03-24T12:14:00Z">
        <w:r w:rsidR="00CA3351">
          <w:t xml:space="preserve">human-made </w:t>
        </w:r>
      </w:ins>
      <w:ins w:id="85" w:author="Tunney, Tyler (DFO/MPO)" w:date="2026-03-24T12:13:00Z">
        <w:r w:rsidR="00A63E00">
          <w:t xml:space="preserve">structures </w:t>
        </w:r>
      </w:ins>
      <w:ins w:id="86" w:author="Charlotte Ward" w:date="2026-04-09T11:32:00Z">
        <w:r w:rsidR="00F677DA">
          <w:t xml:space="preserve">(e.g., </w:t>
        </w:r>
      </w:ins>
      <w:ins w:id="87" w:author="Tunney, Tyler (DFO/MPO)" w:date="2026-03-24T12:13:00Z">
        <w:del w:id="88" w:author="Charlotte Ward" w:date="2026-04-09T11:32:00Z">
          <w:r w:rsidR="00A63E00" w:rsidDel="00F677DA">
            <w:delText xml:space="preserve">like </w:delText>
          </w:r>
        </w:del>
      </w:ins>
      <w:r w:rsidR="00915A4D" w:rsidRPr="003B0052">
        <w:t>culverts</w:t>
      </w:r>
      <w:ins w:id="89" w:author="Charlotte Ward" w:date="2026-04-09T11:32:00Z">
        <w:r w:rsidR="00F677DA">
          <w:t>)</w:t>
        </w:r>
      </w:ins>
      <w:r w:rsidR="00915A4D" w:rsidRPr="003B0052">
        <w:t xml:space="preserve">, </w:t>
      </w:r>
      <w:del w:id="90" w:author="Charlotte Ward" w:date="2026-04-09T11:31:00Z">
        <w:r w:rsidR="00915A4D" w:rsidRPr="003B0052" w:rsidDel="00F677DA">
          <w:delText xml:space="preserve">natural flow regimes, </w:delText>
        </w:r>
      </w:del>
      <w:r w:rsidR="00915A4D" w:rsidRPr="003B0052">
        <w:t>and</w:t>
      </w:r>
      <w:ins w:id="91" w:author="Charlotte Ward" w:date="2026-04-09T11:31:00Z">
        <w:r w:rsidR="00F677DA">
          <w:t xml:space="preserve"> enhancing</w:t>
        </w:r>
      </w:ins>
      <w:r w:rsidR="00915A4D" w:rsidRPr="003B0052">
        <w:t xml:space="preserve">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AE4DF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76540CB7" w14:textId="595021E6" w:rsidR="004470B2" w:rsidRPr="003B0052" w:rsidRDefault="004470B2" w:rsidP="00AF338A">
      <w:pPr>
        <w:spacing w:after="240"/>
        <w:jc w:val="both"/>
      </w:pPr>
    </w:p>
    <w:p w14:paraId="5DD9EA72" w14:textId="0F2D77EE" w:rsidR="00D03F43" w:rsidRDefault="003D2F87" w:rsidP="003D2F87">
      <w:pPr>
        <w:pStyle w:val="Heading2"/>
      </w:pPr>
      <w:r>
        <w:t xml:space="preserve"> </w:t>
      </w:r>
    </w:p>
    <w:p w14:paraId="5E92AE1F" w14:textId="5B6F7D4B" w:rsidR="004470B2" w:rsidRPr="003B0052" w:rsidRDefault="004470B2" w:rsidP="00AF338A">
      <w:pPr>
        <w:spacing w:after="240"/>
        <w:jc w:val="both"/>
        <w:sectPr w:rsidR="004470B2" w:rsidRPr="003B0052" w:rsidSect="001F7AB5">
          <w:headerReference w:type="even" r:id="rId13"/>
          <w:headerReference w:type="default" r:id="rId14"/>
          <w:footerReference w:type="default" r:id="rId15"/>
          <w:headerReference w:type="first" r:id="rId16"/>
          <w:pgSz w:w="12240" w:h="15840"/>
          <w:pgMar w:top="1440" w:right="1440" w:bottom="1440" w:left="1440" w:header="709" w:footer="709" w:gutter="0"/>
          <w:lnNumType w:countBy="1" w:restart="continuous"/>
          <w:pgNumType w:start="1"/>
          <w:cols w:space="708"/>
          <w:docGrid w:linePitch="360"/>
        </w:sectPr>
      </w:pPr>
    </w:p>
    <w:p w14:paraId="4C477D5D" w14:textId="3BCF6CEF" w:rsidR="00174302" w:rsidRDefault="00174302" w:rsidP="00174302">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Figures</w:t>
      </w:r>
    </w:p>
    <w:p w14:paraId="3AE0FAB3" w14:textId="1608312C" w:rsidR="00E93B25" w:rsidRPr="00174302" w:rsidRDefault="004470B2" w:rsidP="00174302">
      <w:pPr>
        <w:pStyle w:val="Heading2"/>
        <w:jc w:val="both"/>
        <w:rPr>
          <w:rFonts w:ascii="Times New Roman" w:hAnsi="Times New Roman" w:cs="Times New Roman"/>
          <w:color w:val="auto"/>
        </w:rPr>
      </w:pPr>
      <w:r w:rsidRPr="00837F74">
        <w:rPr>
          <w:rFonts w:ascii="Times New Roman" w:hAnsi="Times New Roman" w:cs="Times New Roman"/>
          <w:color w:val="auto"/>
        </w:rPr>
        <w:t xml:space="preserve"> </w:t>
      </w:r>
      <w:r w:rsidR="00BB1831">
        <w:rPr>
          <w:rFonts w:ascii="Times New Roman" w:hAnsi="Times New Roman" w:cs="Times New Roman"/>
          <w:noProof/>
          <w:color w:val="auto"/>
          <w14:ligatures w14:val="standardContextual"/>
        </w:rPr>
        <w:drawing>
          <wp:inline distT="0" distB="0" distL="0" distR="0" wp14:anchorId="53531C6E" wp14:editId="6CB5C973">
            <wp:extent cx="6699475" cy="4248727"/>
            <wp:effectExtent l="0" t="0" r="0" b="6350"/>
            <wp:docPr id="6516419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1959" name="Picture 6516419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03929" cy="4251551"/>
                    </a:xfrm>
                    <a:prstGeom prst="rect">
                      <a:avLst/>
                    </a:prstGeom>
                  </pic:spPr>
                </pic:pic>
              </a:graphicData>
            </a:graphic>
          </wp:inline>
        </w:drawing>
      </w:r>
    </w:p>
    <w:p w14:paraId="63FE79EB" w14:textId="315169F2"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w:t>
      </w:r>
      <w:r w:rsidR="007341C0">
        <w:t>biomass</w:t>
      </w:r>
      <w:r w:rsidR="00337D2A">
        <w:t xml:space="preserve"> </w:t>
      </w:r>
      <w:r w:rsidR="007341C0">
        <w:t>of fish</w:t>
      </w:r>
      <w:r w:rsidR="00337D2A">
        <w:t xml:space="preserve">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92"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5F4EB184" w:rsidR="00E93B25" w:rsidRDefault="00E93B25" w:rsidP="00AF338A">
      <w:pPr>
        <w:spacing w:after="240"/>
        <w:jc w:val="both"/>
        <w:rPr>
          <w:b/>
          <w:bCs/>
        </w:rPr>
      </w:pPr>
      <w:bookmarkStart w:id="93" w:name="OLE_LINK1"/>
      <w:bookmarkStart w:id="94"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92"/>
    </w:p>
    <w:bookmarkEnd w:id="93"/>
    <w:bookmarkEnd w:id="94"/>
    <w:p w14:paraId="2393C9FB" w14:textId="77777777" w:rsidR="007B6CBE" w:rsidRDefault="007B6CBE" w:rsidP="00AF338A">
      <w:pPr>
        <w:spacing w:after="240"/>
        <w:jc w:val="both"/>
        <w:rPr>
          <w:lang w:val="en-US" w:eastAsia="en-CA"/>
        </w:rPr>
      </w:pPr>
    </w:p>
    <w:p w14:paraId="293409E9" w14:textId="329DAE6A" w:rsidR="00E93B25" w:rsidRPr="003B0052" w:rsidRDefault="006F1F09" w:rsidP="00AF338A">
      <w:pPr>
        <w:spacing w:after="240"/>
        <w:jc w:val="both"/>
      </w:pPr>
      <w:r>
        <w:rPr>
          <w:noProof/>
          <w14:ligatures w14:val="standardContextual"/>
        </w:rPr>
        <w:lastRenderedPageBreak/>
        <w:drawing>
          <wp:inline distT="0" distB="0" distL="0" distR="0" wp14:anchorId="6638EEF9" wp14:editId="667DFFC9">
            <wp:extent cx="6326909" cy="4379391"/>
            <wp:effectExtent l="0" t="0" r="0" b="2540"/>
            <wp:docPr id="14883544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4452" name="Picture 1488354452"/>
                    <pic:cNvPicPr/>
                  </pic:nvPicPr>
                  <pic:blipFill rotWithShape="1">
                    <a:blip r:embed="rId19" cstate="print">
                      <a:extLst>
                        <a:ext uri="{28A0092B-C50C-407E-A947-70E740481C1C}">
                          <a14:useLocalDpi xmlns:a14="http://schemas.microsoft.com/office/drawing/2010/main" val="0"/>
                        </a:ext>
                      </a:extLst>
                    </a:blip>
                    <a:srcRect r="11590" b="9195"/>
                    <a:stretch/>
                  </pic:blipFill>
                  <pic:spPr bwMode="auto">
                    <a:xfrm>
                      <a:off x="0" y="0"/>
                      <a:ext cx="6351652" cy="4396518"/>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7703E814" w:rsidR="006F1F09" w:rsidRDefault="00E93B25" w:rsidP="00AF338A">
      <w:pPr>
        <w:spacing w:after="240"/>
        <w:jc w:val="both"/>
        <w:rPr>
          <w:bCs/>
        </w:rPr>
      </w:pPr>
      <w:r w:rsidRPr="00A95A92">
        <w:rPr>
          <w:b/>
          <w:bCs/>
        </w:rPr>
        <w:t xml:space="preserve">Figure </w:t>
      </w:r>
      <w:r w:rsidR="00545BBE">
        <w:rPr>
          <w:b/>
          <w:bCs/>
        </w:rPr>
        <w:t>3</w:t>
      </w:r>
      <w:r w:rsidRPr="00A95A92">
        <w:rPr>
          <w:b/>
          <w:bCs/>
        </w:rPr>
        <w:t>.</w:t>
      </w:r>
      <w:r w:rsidRPr="00A95A92">
        <w:t xml:space="preserve"> </w:t>
      </w:r>
      <w:r w:rsidR="00B20932">
        <w:t>Seasonal patterns in</w:t>
      </w:r>
      <w:r w:rsidR="00B20932">
        <w:t xml:space="preserve"> lake creek-coupling observed through the</w:t>
      </w:r>
      <w:r w:rsidR="00B20932">
        <w:t xml:space="preserve"> foraging (left panels) and habitat use (right panels) of shiners </w:t>
      </w:r>
      <w:r w:rsidR="00B20932">
        <w:t>captured in</w:t>
      </w:r>
      <w:r w:rsidR="00B20932">
        <w:t xml:space="preserve"> Costello Creek and Lake Opeongo (Sproule Bay). </w:t>
      </w:r>
      <w:r w:rsidR="00B20932">
        <w:rPr>
          <w:rStyle w:val="Strong"/>
          <w:rFonts w:eastAsiaTheme="majorEastAsia"/>
        </w:rPr>
        <w:t>(A)</w:t>
      </w:r>
      <w:r w:rsidR="00B20932">
        <w:t xml:space="preserve"> Estimated marginal mean (± 95% CI) proportion of lake-derived carbon and </w:t>
      </w:r>
      <w:r w:rsidR="00B20932">
        <w:rPr>
          <w:rStyle w:val="Strong"/>
          <w:rFonts w:eastAsiaTheme="majorEastAsia"/>
        </w:rPr>
        <w:t>(B)</w:t>
      </w:r>
      <w:r w:rsidR="00B20932">
        <w:t xml:space="preserve"> estimated marginal mean (± 95% CI) trophic position of shiners captured in creek (pink) and lake (blue) habitats across spring, summer, and fall. </w:t>
      </w:r>
      <w:r w:rsidR="00B20932">
        <w:rPr>
          <w:rStyle w:val="Strong"/>
          <w:rFonts w:eastAsiaTheme="majorEastAsia"/>
        </w:rPr>
        <w:t>(C)</w:t>
      </w:r>
      <w:r w:rsidR="00B20932">
        <w:t xml:space="preserve"> Estimated marginal mean (± 95% CI) number of habitat recurrence events per fish per season and </w:t>
      </w:r>
      <w:r w:rsidR="00B20932">
        <w:rPr>
          <w:rStyle w:val="Strong"/>
          <w:rFonts w:eastAsiaTheme="majorEastAsia"/>
        </w:rPr>
        <w:t>(D)</w:t>
      </w:r>
      <w:r w:rsidR="00B20932">
        <w:t xml:space="preserve"> estimated marginal mean (± 95% CI) habitat residency of tagged golden shiners released in creek (pink) or lake (blue) habitats. </w:t>
      </w:r>
      <w:r w:rsidR="008E7AF9">
        <w:t>H</w:t>
      </w:r>
      <w:r w:rsidR="00B20932">
        <w:t xml:space="preserve">abitat recurrence was calculated as the number of times an individual exited and later re-entered </w:t>
      </w:r>
      <w:r w:rsidR="000568FE">
        <w:t>the</w:t>
      </w:r>
      <w:r w:rsidR="00B20932">
        <w:t xml:space="preserve"> habitat</w:t>
      </w:r>
      <w:r w:rsidR="000568FE">
        <w:t xml:space="preserve"> in which it was released</w:t>
      </w:r>
      <w:r w:rsidR="00B20932">
        <w:t xml:space="preserve"> within that season</w:t>
      </w:r>
      <w:r w:rsidR="000568FE">
        <w:t>,</w:t>
      </w:r>
      <w:r w:rsidR="008E7AF9">
        <w:t xml:space="preserve"> and h</w:t>
      </w:r>
      <w:r w:rsidR="008E7AF9">
        <w:t>abitat residency was calculated as the proportion of time an individual spent in its release habitat within a season (unitless proportion)</w:t>
      </w:r>
      <w:r w:rsidR="008E7AF9">
        <w:t>.</w:t>
      </w:r>
    </w:p>
    <w:p w14:paraId="0CF1D4B6" w14:textId="7F46826C" w:rsidR="006F1F09" w:rsidRPr="00F275E2" w:rsidRDefault="006F1F09" w:rsidP="00AF338A">
      <w:pPr>
        <w:spacing w:after="240"/>
        <w:jc w:val="both"/>
        <w:rPr>
          <w:bCs/>
        </w:rPr>
      </w:pPr>
    </w:p>
    <w:p w14:paraId="11BA657D" w14:textId="3DAED3BE" w:rsidR="00E93B25" w:rsidRPr="003B0052" w:rsidRDefault="00D65245" w:rsidP="00F8329F">
      <w:pPr>
        <w:jc w:val="both"/>
      </w:pPr>
      <w:r>
        <w:rPr>
          <w:noProof/>
          <w14:ligatures w14:val="standardContextual"/>
        </w:rPr>
        <w:lastRenderedPageBreak/>
        <w:drawing>
          <wp:inline distT="0" distB="0" distL="0" distR="0" wp14:anchorId="76FDEE3F" wp14:editId="54F6C12D">
            <wp:extent cx="5814556" cy="3084945"/>
            <wp:effectExtent l="0" t="0" r="2540" b="1270"/>
            <wp:docPr id="743990277" name="Picture 27" descr="A graph showing the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0277" name="Picture 27" descr="A graph showing the different season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17486" cy="3086500"/>
                    </a:xfrm>
                    <a:prstGeom prst="rect">
                      <a:avLst/>
                    </a:prstGeom>
                  </pic:spPr>
                </pic:pic>
              </a:graphicData>
            </a:graphic>
          </wp:inline>
        </w:drawing>
      </w:r>
    </w:p>
    <w:p w14:paraId="36D41DDD" w14:textId="5B4AAF16" w:rsidR="006729C5" w:rsidRDefault="00E93B25" w:rsidP="00AF338A">
      <w:pPr>
        <w:spacing w:after="240"/>
        <w:jc w:val="both"/>
        <w:rPr>
          <w:bCs/>
        </w:rPr>
      </w:pPr>
      <w:commentRangeStart w:id="95"/>
      <w:commentRangeStart w:id="96"/>
      <w:r w:rsidRPr="00837F74">
        <w:rPr>
          <w:b/>
          <w:bCs/>
        </w:rPr>
        <w:t xml:space="preserve">Figure </w:t>
      </w:r>
      <w:r w:rsidR="00837F74">
        <w:rPr>
          <w:b/>
          <w:bCs/>
        </w:rPr>
        <w:t>4</w:t>
      </w:r>
      <w:r w:rsidRPr="00837F74">
        <w:rPr>
          <w:b/>
          <w:bCs/>
        </w:rPr>
        <w:t>.</w:t>
      </w:r>
      <w:r w:rsidRPr="003B0052">
        <w:t xml:space="preserve"> </w:t>
      </w:r>
      <w:commentRangeEnd w:id="95"/>
      <w:r w:rsidR="00C67798">
        <w:rPr>
          <w:rStyle w:val="CommentReference"/>
        </w:rPr>
        <w:commentReference w:id="95"/>
      </w:r>
      <w:commentRangeEnd w:id="96"/>
      <w:r w:rsidR="001C4158">
        <w:rPr>
          <w:rStyle w:val="CommentReference"/>
        </w:rPr>
        <w:commentReference w:id="96"/>
      </w:r>
      <w:r w:rsidRPr="003B0052">
        <w:rPr>
          <w:bCs/>
        </w:rPr>
        <w:t xml:space="preserve">Predicted probability of detecting </w:t>
      </w:r>
      <w:r w:rsidR="00516707">
        <w:rPr>
          <w:bCs/>
        </w:rPr>
        <w:t>a tagged</w:t>
      </w:r>
      <w:r w:rsidRPr="003B0052">
        <w:rPr>
          <w:bCs/>
        </w:rPr>
        <w:t xml:space="preserve"> </w:t>
      </w:r>
      <w:r w:rsidR="00516707">
        <w:rPr>
          <w:bCs/>
        </w:rPr>
        <w:t>shiner</w:t>
      </w:r>
      <w:r w:rsidRPr="003B0052">
        <w:rPr>
          <w:bCs/>
        </w:rPr>
        <w:t xml:space="preserve"> in both the lake and the creek on the same day throughout the year (black line)</w:t>
      </w:r>
      <w:r w:rsidR="00BE120F">
        <w:rPr>
          <w:b/>
          <w:bCs/>
        </w:rPr>
        <w:t xml:space="preserve"> </w:t>
      </w:r>
      <w:r w:rsidRPr="003B0052">
        <w:rPr>
          <w:bCs/>
        </w:rPr>
        <w:t xml:space="preserve">with 95% confidence intervals (shaded area), estimated using a generalized additive mixed model (GAMM) with a logit link function. Vertical dashed lines indicate </w:t>
      </w:r>
      <w:ins w:id="97" w:author="Tunney, Tyler (DFO/MPO)" w:date="2026-03-23T11:23:00Z">
        <w:r w:rsidR="00AC7EE7">
          <w:rPr>
            <w:bCs/>
          </w:rPr>
          <w:t xml:space="preserve">approximate </w:t>
        </w:r>
      </w:ins>
      <w:r w:rsidRPr="003B0052">
        <w:rPr>
          <w:bCs/>
        </w:rPr>
        <w:t>seasonal boundaries (spring, summer, fall, winter).</w:t>
      </w:r>
    </w:p>
    <w:p w14:paraId="5E859274" w14:textId="4D80607D" w:rsidR="004470B2" w:rsidRPr="00891186" w:rsidRDefault="006729C5" w:rsidP="00D33AA9">
      <w:pPr>
        <w:jc w:val="both"/>
        <w:rPr>
          <w:bCs/>
        </w:rPr>
      </w:pPr>
      <w:r>
        <w:rPr>
          <w:bCs/>
        </w:rPr>
        <w:br w:type="column"/>
      </w:r>
      <w:bookmarkStart w:id="98" w:name="OLE_LINK5"/>
      <w:bookmarkStart w:id="99" w:name="OLE_LINK6"/>
      <w:bookmarkStart w:id="100" w:name="OLE_LINK7"/>
      <w:bookmarkStart w:id="101" w:name="OLE_LINK8"/>
      <w:r w:rsidR="00281C8A">
        <w:rPr>
          <w:bCs/>
          <w:noProof/>
          <w14:ligatures w14:val="standardContextual"/>
        </w:rPr>
        <w:lastRenderedPageBreak/>
        <w:drawing>
          <wp:inline distT="0" distB="0" distL="0" distR="0" wp14:anchorId="51027A0B" wp14:editId="571EF43D">
            <wp:extent cx="6468488" cy="3870036"/>
            <wp:effectExtent l="0" t="0" r="0" b="3810"/>
            <wp:docPr id="1117087619" name="Picture 49"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7619" name="Picture 49" descr="A graph of different season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95350" cy="3886107"/>
                    </a:xfrm>
                    <a:prstGeom prst="rect">
                      <a:avLst/>
                    </a:prstGeom>
                  </pic:spPr>
                </pic:pic>
              </a:graphicData>
            </a:graphic>
          </wp:inline>
        </w:drawing>
      </w:r>
    </w:p>
    <w:p w14:paraId="7D657104" w14:textId="195DCA9A" w:rsidR="00DB19DA" w:rsidRDefault="004470B2" w:rsidP="009B7743">
      <w:pPr>
        <w:spacing w:after="240"/>
        <w:jc w:val="both"/>
      </w:pPr>
      <w:bookmarkStart w:id="102" w:name="_Toc215069666"/>
      <w:r w:rsidRPr="00837F74">
        <w:rPr>
          <w:b/>
          <w:bCs/>
        </w:rPr>
        <w:t xml:space="preserve">Figure </w:t>
      </w:r>
      <w:r w:rsidR="00837F74" w:rsidRPr="00837F74">
        <w:rPr>
          <w:b/>
          <w:bCs/>
        </w:rPr>
        <w:t>5</w:t>
      </w:r>
      <w:r w:rsidRPr="00837F74">
        <w:rPr>
          <w:b/>
          <w:bCs/>
        </w:rPr>
        <w:t xml:space="preserve">. </w:t>
      </w:r>
      <w:bookmarkEnd w:id="98"/>
      <w:bookmarkEnd w:id="99"/>
      <w:bookmarkEnd w:id="100"/>
      <w:bookmarkEnd w:id="101"/>
      <w:bookmarkEnd w:id="102"/>
      <w:r w:rsidR="00D63177">
        <w:t>Seasonal patterns in biomass</w:t>
      </w:r>
      <w:r w:rsidR="00281C8A">
        <w:t xml:space="preserve"> of shiners</w:t>
      </w:r>
      <w:r w:rsidR="00D63177">
        <w:t xml:space="preserve"> captured in </w:t>
      </w:r>
      <w:r w:rsidR="00281C8A" w:rsidRPr="00281C8A">
        <w:rPr>
          <w:b/>
          <w:bCs/>
        </w:rPr>
        <w:t xml:space="preserve">(A) </w:t>
      </w:r>
      <w:r w:rsidR="00281C8A">
        <w:t xml:space="preserve">directionally positioned and </w:t>
      </w:r>
      <w:r w:rsidR="00281C8A" w:rsidRPr="00281C8A">
        <w:rPr>
          <w:b/>
          <w:bCs/>
        </w:rPr>
        <w:t>(B)</w:t>
      </w:r>
      <w:r w:rsidR="00281C8A">
        <w:t xml:space="preserve"> minnow traps.</w:t>
      </w:r>
      <w:r w:rsidR="00D63177">
        <w:t xml:space="preserve"> </w:t>
      </w:r>
      <w:r w:rsidR="00D63177" w:rsidRPr="00B20932">
        <w:rPr>
          <w:rStyle w:val="Strong"/>
          <w:rFonts w:eastAsiaTheme="majorEastAsia"/>
        </w:rPr>
        <w:t>(A)</w:t>
      </w:r>
      <w:r w:rsidR="00D63177" w:rsidRPr="00B20932">
        <w:t xml:space="preserve"> </w:t>
      </w:r>
      <w:r w:rsidR="00D63177">
        <w:t xml:space="preserve">Estimated marginal mean (± 95% CI) log daily biomass of shiners moving upstream (light grey) and downstream (dark grey). </w:t>
      </w:r>
      <w:r w:rsidR="00D63177" w:rsidRPr="00B20932">
        <w:rPr>
          <w:rStyle w:val="Strong"/>
          <w:rFonts w:eastAsiaTheme="majorEastAsia"/>
        </w:rPr>
        <w:t>(B)</w:t>
      </w:r>
      <w:r w:rsidR="00D63177" w:rsidRPr="00B20932">
        <w:t xml:space="preserve"> </w:t>
      </w:r>
      <w:r w:rsidR="00D63177">
        <w:t>Estimated marginal mean (± 95% CI) log biomass per</w:t>
      </w:r>
      <w:r w:rsidR="00D63177">
        <w:t xml:space="preserve"> </w:t>
      </w:r>
      <w:r w:rsidR="00D63177">
        <w:t>trap for shiners captured in</w:t>
      </w:r>
      <w:r w:rsidR="002E0201">
        <w:t xml:space="preserve"> minnow traps deployed in the</w:t>
      </w:r>
      <w:r w:rsidR="00D63177">
        <w:t xml:space="preserve"> creek (pink) and lake (blue</w:t>
      </w:r>
      <w:r w:rsidR="00DB19DA">
        <w:t xml:space="preserve">). </w:t>
      </w:r>
      <w:r w:rsidR="00DB19DA" w:rsidRPr="003B0052">
        <w:rPr>
          <w:bCs/>
        </w:rPr>
        <w:t xml:space="preserve">Vertical dashed lines indicate </w:t>
      </w:r>
      <w:ins w:id="103" w:author="Tunney, Tyler (DFO/MPO)" w:date="2026-03-23T11:23:00Z">
        <w:r w:rsidR="00DB19DA">
          <w:rPr>
            <w:bCs/>
          </w:rPr>
          <w:t xml:space="preserve">approximate </w:t>
        </w:r>
      </w:ins>
      <w:r w:rsidR="00DB19DA" w:rsidRPr="003B0052">
        <w:rPr>
          <w:bCs/>
        </w:rPr>
        <w:t>seasonal boundaries (spring, summer, fall).</w:t>
      </w:r>
    </w:p>
    <w:p w14:paraId="37E5E18B" w14:textId="1FE66640" w:rsidR="00F275E2" w:rsidRDefault="00F275E2" w:rsidP="009B7743">
      <w:pPr>
        <w:spacing w:after="240"/>
        <w:jc w:val="both"/>
      </w:pPr>
    </w:p>
    <w:p w14:paraId="481E05D0" w14:textId="77777777" w:rsidR="00DB19DA" w:rsidRDefault="00DB19DA" w:rsidP="009B7743">
      <w:pPr>
        <w:spacing w:after="240"/>
        <w:jc w:val="both"/>
      </w:pPr>
    </w:p>
    <w:p w14:paraId="7DAB5C30" w14:textId="71FC1EFC" w:rsidR="00DB19DA" w:rsidRDefault="00281C8A" w:rsidP="009B7743">
      <w:pPr>
        <w:spacing w:after="240"/>
        <w:jc w:val="both"/>
        <w:rPr>
          <w:bCs/>
          <w:lang w:val="en-US"/>
        </w:rPr>
      </w:pPr>
      <w:r>
        <w:rPr>
          <w:bCs/>
          <w:noProof/>
          <w:lang w:val="en-US"/>
          <w14:ligatures w14:val="standardContextual"/>
        </w:rPr>
        <w:lastRenderedPageBreak/>
        <w:drawing>
          <wp:inline distT="0" distB="0" distL="0" distR="0" wp14:anchorId="703DA4F3" wp14:editId="49B39EFE">
            <wp:extent cx="6493164" cy="3755074"/>
            <wp:effectExtent l="0" t="0" r="0" b="4445"/>
            <wp:docPr id="1052419211" name="Picture 5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211" name="Picture 51" descr="A graph of different season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8526" cy="3769741"/>
                    </a:xfrm>
                    <a:prstGeom prst="rect">
                      <a:avLst/>
                    </a:prstGeom>
                  </pic:spPr>
                </pic:pic>
              </a:graphicData>
            </a:graphic>
          </wp:inline>
        </w:drawing>
      </w:r>
    </w:p>
    <w:p w14:paraId="16B50707" w14:textId="7AA9865D" w:rsidR="00F275E2" w:rsidRDefault="00DB19DA" w:rsidP="009B7743">
      <w:pPr>
        <w:spacing w:after="240"/>
        <w:jc w:val="both"/>
        <w:rPr>
          <w:bCs/>
          <w:lang w:val="en-US"/>
        </w:rPr>
      </w:pPr>
      <w:r w:rsidRPr="00DB19DA">
        <w:rPr>
          <w:b/>
          <w:bCs/>
        </w:rPr>
        <w:t>Figure 6.</w:t>
      </w:r>
      <w:r>
        <w:t xml:space="preserve"> </w:t>
      </w:r>
      <w:r>
        <w:t xml:space="preserve">Seasonal summaries of estimated marginal mean (± 95% CI) total length of </w:t>
      </w:r>
      <w:r>
        <w:rPr>
          <w:rStyle w:val="Strong"/>
          <w:rFonts w:eastAsiaTheme="majorEastAsia"/>
        </w:rPr>
        <w:t>(A)</w:t>
      </w:r>
      <w:r>
        <w:t xml:space="preserve"> shiners and </w:t>
      </w:r>
      <w:r>
        <w:rPr>
          <w:rStyle w:val="Strong"/>
          <w:rFonts w:eastAsiaTheme="majorEastAsia"/>
        </w:rPr>
        <w:t>(B)</w:t>
      </w:r>
      <w:r>
        <w:t xml:space="preserve"> smallmouth bass captured in creek (pink) and lake (blue) habitats</w:t>
      </w:r>
      <w:r>
        <w:t xml:space="preserve"> throughout the study period</w:t>
      </w:r>
      <w:r>
        <w:t xml:space="preserve">. </w:t>
      </w:r>
      <w:r w:rsidRPr="003B0052">
        <w:rPr>
          <w:bCs/>
        </w:rPr>
        <w:t xml:space="preserve">Vertical dashed lines indicate </w:t>
      </w:r>
      <w:ins w:id="104" w:author="Tunney, Tyler (DFO/MPO)" w:date="2026-03-23T11:23:00Z">
        <w:r>
          <w:rPr>
            <w:bCs/>
          </w:rPr>
          <w:t xml:space="preserve">approximate </w:t>
        </w:r>
      </w:ins>
      <w:r w:rsidRPr="003B0052">
        <w:rPr>
          <w:bCs/>
        </w:rPr>
        <w:t>seasonal boundaries (spring, summer, fall).</w:t>
      </w:r>
    </w:p>
    <w:p w14:paraId="112E81B0" w14:textId="26761035" w:rsidR="0002466B" w:rsidRDefault="00916514" w:rsidP="009B7743">
      <w:pPr>
        <w:spacing w:after="240"/>
        <w:jc w:val="both"/>
        <w:rPr>
          <w:bCs/>
        </w:rPr>
      </w:pPr>
      <w:r>
        <w:rPr>
          <w:bCs/>
        </w:rPr>
        <w:br w:type="column"/>
      </w:r>
      <w:r>
        <w:rPr>
          <w:bCs/>
        </w:rPr>
        <w:lastRenderedPageBreak/>
        <w:t>References</w:t>
      </w:r>
    </w:p>
    <w:p w14:paraId="67C43BFF" w14:textId="77777777" w:rsidR="00E250F2" w:rsidRPr="00E250F2" w:rsidRDefault="00916514" w:rsidP="00E250F2">
      <w:pPr>
        <w:pStyle w:val="Bibliography"/>
        <w:rPr>
          <w:rFonts w:eastAsiaTheme="minorHAnsi"/>
          <w:lang w:val="en-US"/>
        </w:rPr>
      </w:pPr>
      <w:r>
        <w:rPr>
          <w:bCs/>
        </w:rPr>
        <w:fldChar w:fldCharType="begin"/>
      </w:r>
      <w:r w:rsidR="006252A2">
        <w:rPr>
          <w:bCs/>
        </w:rPr>
        <w:instrText xml:space="preserve"> ADDIN ZOTERO_BIBL {"uncited":[],"omitted":[],"custom":[]} CSL_BIBLIOGRAPHY </w:instrText>
      </w:r>
      <w:r>
        <w:rPr>
          <w:bCs/>
        </w:rPr>
        <w:fldChar w:fldCharType="separate"/>
      </w:r>
      <w:r w:rsidR="00E250F2" w:rsidRPr="00E250F2">
        <w:rPr>
          <w:rFonts w:eastAsiaTheme="minorHAnsi"/>
          <w:lang w:val="en-US"/>
        </w:rPr>
        <w:t>Ahrens, R. N. M., Walters, C. J. and Christensen, V. 2012. Foraging arena theory. - Fish and Fisheries 13: 41–59.</w:t>
      </w:r>
    </w:p>
    <w:p w14:paraId="6E3EA2B1"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Arostegui</w:t>
      </w:r>
      <w:proofErr w:type="spellEnd"/>
      <w:r w:rsidRPr="00E250F2">
        <w:rPr>
          <w:rFonts w:eastAsiaTheme="minorHAnsi"/>
          <w:lang w:val="en-US"/>
        </w:rPr>
        <w:t xml:space="preserve">, M. C., Schindler, D. E. and </w:t>
      </w:r>
      <w:proofErr w:type="spellStart"/>
      <w:r w:rsidRPr="00E250F2">
        <w:rPr>
          <w:rFonts w:eastAsiaTheme="minorHAnsi"/>
          <w:lang w:val="en-US"/>
        </w:rPr>
        <w:t>Holtgrieve</w:t>
      </w:r>
      <w:proofErr w:type="spellEnd"/>
      <w:r w:rsidRPr="00E250F2">
        <w:rPr>
          <w:rFonts w:eastAsiaTheme="minorHAnsi"/>
          <w:lang w:val="en-US"/>
        </w:rPr>
        <w:t xml:space="preserve">, G. W. 2019. Does lipid-correction introduce biases into isotopic mixing models? Implications for diet reconstruction studies. - </w:t>
      </w:r>
      <w:proofErr w:type="spellStart"/>
      <w:r w:rsidRPr="00E250F2">
        <w:rPr>
          <w:rFonts w:eastAsiaTheme="minorHAnsi"/>
          <w:lang w:val="en-US"/>
        </w:rPr>
        <w:t>Oecologia</w:t>
      </w:r>
      <w:proofErr w:type="spellEnd"/>
      <w:r w:rsidRPr="00E250F2">
        <w:rPr>
          <w:rFonts w:eastAsiaTheme="minorHAnsi"/>
          <w:lang w:val="en-US"/>
        </w:rPr>
        <w:t xml:space="preserve"> 191: 745–755.</w:t>
      </w:r>
    </w:p>
    <w:p w14:paraId="73F44E98" w14:textId="77777777" w:rsidR="00E250F2" w:rsidRPr="00E250F2" w:rsidRDefault="00E250F2" w:rsidP="00E250F2">
      <w:pPr>
        <w:pStyle w:val="Bibliography"/>
        <w:rPr>
          <w:rFonts w:eastAsiaTheme="minorHAnsi"/>
          <w:lang w:val="en-US"/>
        </w:rPr>
      </w:pPr>
      <w:r w:rsidRPr="00E250F2">
        <w:rPr>
          <w:rFonts w:eastAsiaTheme="minorHAnsi"/>
          <w:lang w:val="en-US"/>
        </w:rPr>
        <w:t xml:space="preserve">Bandara, K., </w:t>
      </w:r>
      <w:proofErr w:type="spellStart"/>
      <w:r w:rsidRPr="00E250F2">
        <w:rPr>
          <w:rFonts w:eastAsiaTheme="minorHAnsi"/>
          <w:lang w:val="en-US"/>
        </w:rPr>
        <w:t>Varpe</w:t>
      </w:r>
      <w:proofErr w:type="spellEnd"/>
      <w:r w:rsidRPr="00E250F2">
        <w:rPr>
          <w:rFonts w:eastAsiaTheme="minorHAnsi"/>
          <w:lang w:val="en-US"/>
        </w:rPr>
        <w:t xml:space="preserve">, Ø., </w:t>
      </w:r>
      <w:proofErr w:type="spellStart"/>
      <w:r w:rsidRPr="00E250F2">
        <w:rPr>
          <w:rFonts w:eastAsiaTheme="minorHAnsi"/>
          <w:lang w:val="en-US"/>
        </w:rPr>
        <w:t>Wijewardene</w:t>
      </w:r>
      <w:proofErr w:type="spellEnd"/>
      <w:r w:rsidRPr="00E250F2">
        <w:rPr>
          <w:rFonts w:eastAsiaTheme="minorHAnsi"/>
          <w:lang w:val="en-US"/>
        </w:rPr>
        <w:t xml:space="preserve">, L., </w:t>
      </w:r>
      <w:proofErr w:type="spellStart"/>
      <w:r w:rsidRPr="00E250F2">
        <w:rPr>
          <w:rFonts w:eastAsiaTheme="minorHAnsi"/>
          <w:lang w:val="en-US"/>
        </w:rPr>
        <w:t>Tverberg</w:t>
      </w:r>
      <w:proofErr w:type="spellEnd"/>
      <w:r w:rsidRPr="00E250F2">
        <w:rPr>
          <w:rFonts w:eastAsiaTheme="minorHAnsi"/>
          <w:lang w:val="en-US"/>
        </w:rPr>
        <w:t xml:space="preserve">, V. and </w:t>
      </w:r>
      <w:proofErr w:type="spellStart"/>
      <w:r w:rsidRPr="00E250F2">
        <w:rPr>
          <w:rFonts w:eastAsiaTheme="minorHAnsi"/>
          <w:lang w:val="en-US"/>
        </w:rPr>
        <w:t>Eiane</w:t>
      </w:r>
      <w:proofErr w:type="spellEnd"/>
      <w:r w:rsidRPr="00E250F2">
        <w:rPr>
          <w:rFonts w:eastAsiaTheme="minorHAnsi"/>
          <w:lang w:val="en-US"/>
        </w:rPr>
        <w:t>, K. 2021. Two hundred years of zooplankton vertical migration research. - Biological Reviews 96: 1547–1589.</w:t>
      </w:r>
    </w:p>
    <w:p w14:paraId="7E780571" w14:textId="77777777" w:rsidR="00E250F2" w:rsidRPr="00E250F2" w:rsidRDefault="00E250F2" w:rsidP="00E250F2">
      <w:pPr>
        <w:pStyle w:val="Bibliography"/>
        <w:rPr>
          <w:rFonts w:eastAsiaTheme="minorHAnsi"/>
          <w:lang w:val="en-US"/>
        </w:rPr>
      </w:pPr>
      <w:r w:rsidRPr="00E250F2">
        <w:rPr>
          <w:rFonts w:eastAsiaTheme="minorHAnsi"/>
          <w:lang w:val="en-US"/>
        </w:rPr>
        <w:t xml:space="preserve">Bartley, T. J., McCann, K. S., </w:t>
      </w:r>
      <w:proofErr w:type="spellStart"/>
      <w:r w:rsidRPr="00E250F2">
        <w:rPr>
          <w:rFonts w:eastAsiaTheme="minorHAnsi"/>
          <w:lang w:val="en-US"/>
        </w:rPr>
        <w:t>Bieg</w:t>
      </w:r>
      <w:proofErr w:type="spellEnd"/>
      <w:r w:rsidRPr="00E250F2">
        <w:rPr>
          <w:rFonts w:eastAsiaTheme="minorHAnsi"/>
          <w:lang w:val="en-US"/>
        </w:rPr>
        <w:t xml:space="preserve">, C., </w:t>
      </w:r>
      <w:proofErr w:type="spellStart"/>
      <w:r w:rsidRPr="00E250F2">
        <w:rPr>
          <w:rFonts w:eastAsiaTheme="minorHAnsi"/>
          <w:lang w:val="en-US"/>
        </w:rPr>
        <w:t>Cazelles</w:t>
      </w:r>
      <w:proofErr w:type="spellEnd"/>
      <w:r w:rsidRPr="00E250F2">
        <w:rPr>
          <w:rFonts w:eastAsiaTheme="minorHAnsi"/>
          <w:lang w:val="en-US"/>
        </w:rPr>
        <w:t xml:space="preserve">, K., Granados, M., </w:t>
      </w:r>
      <w:proofErr w:type="spellStart"/>
      <w:r w:rsidRPr="00E250F2">
        <w:rPr>
          <w:rFonts w:eastAsiaTheme="minorHAnsi"/>
          <w:lang w:val="en-US"/>
        </w:rPr>
        <w:t>Guzzo</w:t>
      </w:r>
      <w:proofErr w:type="spellEnd"/>
      <w:r w:rsidRPr="00E250F2">
        <w:rPr>
          <w:rFonts w:eastAsiaTheme="minorHAnsi"/>
          <w:lang w:val="en-US"/>
        </w:rPr>
        <w:t xml:space="preserve">, M. M., MacDougall, A. S., Tunney, T. D. and McMeans, B. C. 2019. Food web rewiring in a changing world. - Nat </w:t>
      </w:r>
      <w:proofErr w:type="spellStart"/>
      <w:r w:rsidRPr="00E250F2">
        <w:rPr>
          <w:rFonts w:eastAsiaTheme="minorHAnsi"/>
          <w:lang w:val="en-US"/>
        </w:rPr>
        <w:t>Ecol</w:t>
      </w:r>
      <w:proofErr w:type="spellEnd"/>
      <w:r w:rsidRPr="00E250F2">
        <w:rPr>
          <w:rFonts w:eastAsiaTheme="minorHAnsi"/>
          <w:lang w:val="en-US"/>
        </w:rPr>
        <w:t xml:space="preserve"> </w:t>
      </w:r>
      <w:proofErr w:type="spellStart"/>
      <w:r w:rsidRPr="00E250F2">
        <w:rPr>
          <w:rFonts w:eastAsiaTheme="minorHAnsi"/>
          <w:lang w:val="en-US"/>
        </w:rPr>
        <w:t>Evol</w:t>
      </w:r>
      <w:proofErr w:type="spellEnd"/>
      <w:r w:rsidRPr="00E250F2">
        <w:rPr>
          <w:rFonts w:eastAsiaTheme="minorHAnsi"/>
          <w:lang w:val="en-US"/>
        </w:rPr>
        <w:t xml:space="preserve"> 3: 345–354.</w:t>
      </w:r>
    </w:p>
    <w:p w14:paraId="5D75B35D" w14:textId="77777777" w:rsidR="00E250F2" w:rsidRPr="00E250F2" w:rsidRDefault="00E250F2" w:rsidP="00E250F2">
      <w:pPr>
        <w:pStyle w:val="Bibliography"/>
        <w:rPr>
          <w:rFonts w:eastAsiaTheme="minorHAnsi"/>
          <w:lang w:val="en-US"/>
        </w:rPr>
      </w:pPr>
      <w:r w:rsidRPr="00E250F2">
        <w:rPr>
          <w:rFonts w:eastAsiaTheme="minorHAnsi"/>
          <w:lang w:val="en-US"/>
        </w:rPr>
        <w:t xml:space="preserve">Bauer, S. and </w:t>
      </w:r>
      <w:proofErr w:type="spellStart"/>
      <w:r w:rsidRPr="00E250F2">
        <w:rPr>
          <w:rFonts w:eastAsiaTheme="minorHAnsi"/>
          <w:lang w:val="en-US"/>
        </w:rPr>
        <w:t>Hoye</w:t>
      </w:r>
      <w:proofErr w:type="spellEnd"/>
      <w:r w:rsidRPr="00E250F2">
        <w:rPr>
          <w:rFonts w:eastAsiaTheme="minorHAnsi"/>
          <w:lang w:val="en-US"/>
        </w:rPr>
        <w:t>, B. J. 2014. Migratory Animals Couple Biodiversity and Ecosystem Functioning Worldwide. - Science 344: 1242552.</w:t>
      </w:r>
    </w:p>
    <w:p w14:paraId="076EE59C"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Biette</w:t>
      </w:r>
      <w:proofErr w:type="spellEnd"/>
      <w:r w:rsidRPr="00E250F2">
        <w:rPr>
          <w:rFonts w:eastAsiaTheme="minorHAnsi"/>
          <w:lang w:val="en-US"/>
        </w:rPr>
        <w:t xml:space="preserve">, R. M., Dodge, D. P., </w:t>
      </w:r>
      <w:proofErr w:type="spellStart"/>
      <w:r w:rsidRPr="00E250F2">
        <w:rPr>
          <w:rFonts w:eastAsiaTheme="minorHAnsi"/>
          <w:lang w:val="en-US"/>
        </w:rPr>
        <w:t>Hassinger</w:t>
      </w:r>
      <w:proofErr w:type="spellEnd"/>
      <w:r w:rsidRPr="00E250F2">
        <w:rPr>
          <w:rFonts w:eastAsiaTheme="minorHAnsi"/>
          <w:lang w:val="en-US"/>
        </w:rPr>
        <w:t xml:space="preserve">, R. L. and Stauffer, T. M. 1981. Life History and Timing of Migrations and Spawning Behavior of Rainbow Trout (Salmo </w:t>
      </w:r>
      <w:proofErr w:type="spellStart"/>
      <w:r w:rsidRPr="00E250F2">
        <w:rPr>
          <w:rFonts w:eastAsiaTheme="minorHAnsi"/>
          <w:lang w:val="en-US"/>
        </w:rPr>
        <w:t>gairdneri</w:t>
      </w:r>
      <w:proofErr w:type="spellEnd"/>
      <w:r w:rsidRPr="00E250F2">
        <w:rPr>
          <w:rFonts w:eastAsiaTheme="minorHAnsi"/>
          <w:lang w:val="en-US"/>
        </w:rPr>
        <w:t xml:space="preserve">) Populations of the Great Lakes. - Can. J. Fish. </w:t>
      </w:r>
      <w:proofErr w:type="spellStart"/>
      <w:r w:rsidRPr="00E250F2">
        <w:rPr>
          <w:rFonts w:eastAsiaTheme="minorHAnsi"/>
          <w:lang w:val="en-US"/>
        </w:rPr>
        <w:t>Aquat</w:t>
      </w:r>
      <w:proofErr w:type="spellEnd"/>
      <w:r w:rsidRPr="00E250F2">
        <w:rPr>
          <w:rFonts w:eastAsiaTheme="minorHAnsi"/>
          <w:lang w:val="en-US"/>
        </w:rPr>
        <w:t>. Sci. 38: 1759–1771.</w:t>
      </w:r>
    </w:p>
    <w:p w14:paraId="446B3796"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Blanchfield</w:t>
      </w:r>
      <w:proofErr w:type="spellEnd"/>
      <w:r w:rsidRPr="00E250F2">
        <w:rPr>
          <w:rFonts w:eastAsiaTheme="minorHAnsi"/>
          <w:lang w:val="en-US"/>
        </w:rPr>
        <w:t xml:space="preserve">, P. J., McKee, G., </w:t>
      </w:r>
      <w:proofErr w:type="spellStart"/>
      <w:r w:rsidRPr="00E250F2">
        <w:rPr>
          <w:rFonts w:eastAsiaTheme="minorHAnsi"/>
          <w:lang w:val="en-US"/>
        </w:rPr>
        <w:t>Guzzo</w:t>
      </w:r>
      <w:proofErr w:type="spellEnd"/>
      <w:r w:rsidRPr="00E250F2">
        <w:rPr>
          <w:rFonts w:eastAsiaTheme="minorHAnsi"/>
          <w:lang w:val="en-US"/>
        </w:rPr>
        <w:t xml:space="preserve">, M. M., </w:t>
      </w:r>
      <w:proofErr w:type="spellStart"/>
      <w:r w:rsidRPr="00E250F2">
        <w:rPr>
          <w:rFonts w:eastAsiaTheme="minorHAnsi"/>
          <w:lang w:val="en-US"/>
        </w:rPr>
        <w:t>Chapelsky</w:t>
      </w:r>
      <w:proofErr w:type="spellEnd"/>
      <w:r w:rsidRPr="00E250F2">
        <w:rPr>
          <w:rFonts w:eastAsiaTheme="minorHAnsi"/>
          <w:lang w:val="en-US"/>
        </w:rPr>
        <w:t xml:space="preserve">, A. J. and </w:t>
      </w:r>
      <w:proofErr w:type="spellStart"/>
      <w:r w:rsidRPr="00E250F2">
        <w:rPr>
          <w:rFonts w:eastAsiaTheme="minorHAnsi"/>
          <w:lang w:val="en-US"/>
        </w:rPr>
        <w:t>Cott</w:t>
      </w:r>
      <w:proofErr w:type="spellEnd"/>
      <w:r w:rsidRPr="00E250F2">
        <w:rPr>
          <w:rFonts w:eastAsiaTheme="minorHAnsi"/>
          <w:lang w:val="en-US"/>
        </w:rPr>
        <w:t xml:space="preserve">, P. A. 2023. Seasonal variation in activity and nearshore habitat use of Lake Trout in a subarctic lake. - Mov </w:t>
      </w:r>
      <w:proofErr w:type="spellStart"/>
      <w:r w:rsidRPr="00E250F2">
        <w:rPr>
          <w:rFonts w:eastAsiaTheme="minorHAnsi"/>
          <w:lang w:val="en-US"/>
        </w:rPr>
        <w:t>Ecol</w:t>
      </w:r>
      <w:proofErr w:type="spellEnd"/>
      <w:r w:rsidRPr="00E250F2">
        <w:rPr>
          <w:rFonts w:eastAsiaTheme="minorHAnsi"/>
          <w:lang w:val="en-US"/>
        </w:rPr>
        <w:t xml:space="preserve"> 11: 54.</w:t>
      </w:r>
    </w:p>
    <w:p w14:paraId="60404BE2" w14:textId="77777777" w:rsidR="00E250F2" w:rsidRPr="00E250F2" w:rsidRDefault="00E250F2" w:rsidP="00E250F2">
      <w:pPr>
        <w:pStyle w:val="Bibliography"/>
        <w:rPr>
          <w:rFonts w:eastAsiaTheme="minorHAnsi"/>
          <w:lang w:val="en-US"/>
        </w:rPr>
      </w:pPr>
      <w:r w:rsidRPr="00E250F2">
        <w:rPr>
          <w:rFonts w:eastAsiaTheme="minorHAnsi"/>
          <w:lang w:val="en-US"/>
        </w:rPr>
        <w:t xml:space="preserve">Bloomfield, E. J., </w:t>
      </w:r>
      <w:proofErr w:type="spellStart"/>
      <w:r w:rsidRPr="00E250F2">
        <w:rPr>
          <w:rFonts w:eastAsiaTheme="minorHAnsi"/>
          <w:lang w:val="en-US"/>
        </w:rPr>
        <w:t>Guzzo</w:t>
      </w:r>
      <w:proofErr w:type="spellEnd"/>
      <w:r w:rsidRPr="00E250F2">
        <w:rPr>
          <w:rFonts w:eastAsiaTheme="minorHAnsi"/>
          <w:lang w:val="en-US"/>
        </w:rPr>
        <w:t xml:space="preserve">, M. M., </w:t>
      </w:r>
      <w:proofErr w:type="spellStart"/>
      <w:r w:rsidRPr="00E250F2">
        <w:rPr>
          <w:rFonts w:eastAsiaTheme="minorHAnsi"/>
          <w:lang w:val="en-US"/>
        </w:rPr>
        <w:t>Middel</w:t>
      </w:r>
      <w:proofErr w:type="spellEnd"/>
      <w:r w:rsidRPr="00E250F2">
        <w:rPr>
          <w:rFonts w:eastAsiaTheme="minorHAnsi"/>
          <w:lang w:val="en-US"/>
        </w:rPr>
        <w:t xml:space="preserve">, T. A., Ridgway, M. S. and McMeans, B. C. 2022. Seasonality can affect ecological interactions between fishes of different thermal guilds. - Front. Ecol. </w:t>
      </w:r>
      <w:proofErr w:type="spellStart"/>
      <w:r w:rsidRPr="00E250F2">
        <w:rPr>
          <w:rFonts w:eastAsiaTheme="minorHAnsi"/>
          <w:lang w:val="en-US"/>
        </w:rPr>
        <w:t>Evol</w:t>
      </w:r>
      <w:proofErr w:type="spellEnd"/>
      <w:r w:rsidRPr="00E250F2">
        <w:rPr>
          <w:rFonts w:eastAsiaTheme="minorHAnsi"/>
          <w:lang w:val="en-US"/>
        </w:rPr>
        <w:t>. in press.</w:t>
      </w:r>
    </w:p>
    <w:p w14:paraId="1DAC0781"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Brodersen</w:t>
      </w:r>
      <w:proofErr w:type="spellEnd"/>
      <w:r w:rsidRPr="00E250F2">
        <w:rPr>
          <w:rFonts w:eastAsiaTheme="minorHAnsi"/>
          <w:lang w:val="en-US"/>
        </w:rPr>
        <w:t xml:space="preserve">, J., Nilsson, P. A., Hansson, L.-A., </w:t>
      </w:r>
      <w:proofErr w:type="spellStart"/>
      <w:r w:rsidRPr="00E250F2">
        <w:rPr>
          <w:rFonts w:eastAsiaTheme="minorHAnsi"/>
          <w:lang w:val="en-US"/>
        </w:rPr>
        <w:t>Skov</w:t>
      </w:r>
      <w:proofErr w:type="spellEnd"/>
      <w:r w:rsidRPr="00E250F2">
        <w:rPr>
          <w:rFonts w:eastAsiaTheme="minorHAnsi"/>
          <w:lang w:val="en-US"/>
        </w:rPr>
        <w:t xml:space="preserve">, C. and </w:t>
      </w:r>
      <w:proofErr w:type="spellStart"/>
      <w:r w:rsidRPr="00E250F2">
        <w:rPr>
          <w:rFonts w:eastAsiaTheme="minorHAnsi"/>
          <w:lang w:val="en-US"/>
        </w:rPr>
        <w:t>Brönmark</w:t>
      </w:r>
      <w:proofErr w:type="spellEnd"/>
      <w:r w:rsidRPr="00E250F2">
        <w:rPr>
          <w:rFonts w:eastAsiaTheme="minorHAnsi"/>
          <w:lang w:val="en-US"/>
        </w:rPr>
        <w:t>, C. 2008. Condition-Dependent Individual Decision-Making Determines Cyprinid Partial Migration. - Ecology 89: 1195–1200.</w:t>
      </w:r>
    </w:p>
    <w:p w14:paraId="6BA890A4"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Brönmark</w:t>
      </w:r>
      <w:proofErr w:type="spellEnd"/>
      <w:r w:rsidRPr="00E250F2">
        <w:rPr>
          <w:rFonts w:eastAsiaTheme="minorHAnsi"/>
          <w:lang w:val="en-US"/>
        </w:rPr>
        <w:t xml:space="preserve">, C., </w:t>
      </w:r>
      <w:proofErr w:type="spellStart"/>
      <w:r w:rsidRPr="00E250F2">
        <w:rPr>
          <w:rFonts w:eastAsiaTheme="minorHAnsi"/>
          <w:lang w:val="en-US"/>
        </w:rPr>
        <w:t>Skov</w:t>
      </w:r>
      <w:proofErr w:type="spellEnd"/>
      <w:r w:rsidRPr="00E250F2">
        <w:rPr>
          <w:rFonts w:eastAsiaTheme="minorHAnsi"/>
          <w:lang w:val="en-US"/>
        </w:rPr>
        <w:t xml:space="preserve">, C., </w:t>
      </w:r>
      <w:proofErr w:type="spellStart"/>
      <w:r w:rsidRPr="00E250F2">
        <w:rPr>
          <w:rFonts w:eastAsiaTheme="minorHAnsi"/>
          <w:lang w:val="en-US"/>
        </w:rPr>
        <w:t>Brodersen</w:t>
      </w:r>
      <w:proofErr w:type="spellEnd"/>
      <w:r w:rsidRPr="00E250F2">
        <w:rPr>
          <w:rFonts w:eastAsiaTheme="minorHAnsi"/>
          <w:lang w:val="en-US"/>
        </w:rPr>
        <w:t xml:space="preserve">, J., Nilsson, P. A. and Hansson, L.-A. 2008. Seasonal Migration Determined by a Trade-Off between Predator Avoidance and Growth (M Somers, Ed.). - </w:t>
      </w:r>
      <w:proofErr w:type="spellStart"/>
      <w:r w:rsidRPr="00E250F2">
        <w:rPr>
          <w:rFonts w:eastAsiaTheme="minorHAnsi"/>
          <w:lang w:val="en-US"/>
        </w:rPr>
        <w:t>PLoS</w:t>
      </w:r>
      <w:proofErr w:type="spellEnd"/>
      <w:r w:rsidRPr="00E250F2">
        <w:rPr>
          <w:rFonts w:eastAsiaTheme="minorHAnsi"/>
          <w:lang w:val="en-US"/>
        </w:rPr>
        <w:t xml:space="preserve"> ONE 3: e1957.</w:t>
      </w:r>
    </w:p>
    <w:p w14:paraId="3CC1C6EF"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Brönmark</w:t>
      </w:r>
      <w:proofErr w:type="spellEnd"/>
      <w:r w:rsidRPr="00E250F2">
        <w:rPr>
          <w:rFonts w:eastAsiaTheme="minorHAnsi"/>
          <w:lang w:val="en-US"/>
        </w:rPr>
        <w:t xml:space="preserve">, C., </w:t>
      </w:r>
      <w:proofErr w:type="spellStart"/>
      <w:r w:rsidRPr="00E250F2">
        <w:rPr>
          <w:rFonts w:eastAsiaTheme="minorHAnsi"/>
          <w:lang w:val="en-US"/>
        </w:rPr>
        <w:t>Hulthén</w:t>
      </w:r>
      <w:proofErr w:type="spellEnd"/>
      <w:r w:rsidRPr="00E250F2">
        <w:rPr>
          <w:rFonts w:eastAsiaTheme="minorHAnsi"/>
          <w:lang w:val="en-US"/>
        </w:rPr>
        <w:t xml:space="preserve">, K., Nilsson, P. A., </w:t>
      </w:r>
      <w:proofErr w:type="spellStart"/>
      <w:r w:rsidRPr="00E250F2">
        <w:rPr>
          <w:rFonts w:eastAsiaTheme="minorHAnsi"/>
          <w:lang w:val="en-US"/>
        </w:rPr>
        <w:t>Skov</w:t>
      </w:r>
      <w:proofErr w:type="spellEnd"/>
      <w:r w:rsidRPr="00E250F2">
        <w:rPr>
          <w:rFonts w:eastAsiaTheme="minorHAnsi"/>
          <w:lang w:val="en-US"/>
        </w:rPr>
        <w:t xml:space="preserve">, C., Hansson, L.-A., </w:t>
      </w:r>
      <w:proofErr w:type="spellStart"/>
      <w:r w:rsidRPr="00E250F2">
        <w:rPr>
          <w:rFonts w:eastAsiaTheme="minorHAnsi"/>
          <w:lang w:val="en-US"/>
        </w:rPr>
        <w:t>Brodersen</w:t>
      </w:r>
      <w:proofErr w:type="spellEnd"/>
      <w:r w:rsidRPr="00E250F2">
        <w:rPr>
          <w:rFonts w:eastAsiaTheme="minorHAnsi"/>
          <w:lang w:val="en-US"/>
        </w:rPr>
        <w:t>, J. and Chapman, B. B. 2014. There and back again: migration in freshwater fishes. - Can. J. Zool. 92: 467–479.</w:t>
      </w:r>
    </w:p>
    <w:p w14:paraId="70F9931E"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Busst</w:t>
      </w:r>
      <w:proofErr w:type="spellEnd"/>
      <w:r w:rsidRPr="00E250F2">
        <w:rPr>
          <w:rFonts w:eastAsiaTheme="minorHAnsi"/>
          <w:lang w:val="en-US"/>
        </w:rPr>
        <w:t xml:space="preserve">, G. M. A. and Britton, J. R. 2018. Tissue-specific turnover rates of the nitrogen stable isotope as functions of time and growth in a cyprinid fish. - </w:t>
      </w:r>
      <w:proofErr w:type="spellStart"/>
      <w:r w:rsidRPr="00E250F2">
        <w:rPr>
          <w:rFonts w:eastAsiaTheme="minorHAnsi"/>
          <w:lang w:val="en-US"/>
        </w:rPr>
        <w:t>Hydrobiologia</w:t>
      </w:r>
      <w:proofErr w:type="spellEnd"/>
      <w:r w:rsidRPr="00E250F2">
        <w:rPr>
          <w:rFonts w:eastAsiaTheme="minorHAnsi"/>
          <w:lang w:val="en-US"/>
        </w:rPr>
        <w:t xml:space="preserve"> 805: 49–60.</w:t>
      </w:r>
    </w:p>
    <w:p w14:paraId="318DCD00"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lastRenderedPageBreak/>
        <w:t>Challice</w:t>
      </w:r>
      <w:proofErr w:type="spellEnd"/>
      <w:r w:rsidRPr="00E250F2">
        <w:rPr>
          <w:rFonts w:eastAsiaTheme="minorHAnsi"/>
          <w:lang w:val="en-US"/>
        </w:rPr>
        <w:t>, A. R., Milne, S. W. and Ridgway, M. S. 2019. Does habitat occupancy by lake trout and lake whitefish in large lakes match published thermal habitat envelopes? - Ecology of Freshwater Fish 28: 611–623.</w:t>
      </w:r>
    </w:p>
    <w:p w14:paraId="27FE5071" w14:textId="77777777" w:rsidR="00E250F2" w:rsidRPr="00E250F2" w:rsidRDefault="00E250F2" w:rsidP="00E250F2">
      <w:pPr>
        <w:pStyle w:val="Bibliography"/>
        <w:rPr>
          <w:rFonts w:eastAsiaTheme="minorHAnsi"/>
          <w:lang w:val="en-US"/>
        </w:rPr>
      </w:pPr>
      <w:r w:rsidRPr="00E250F2">
        <w:rPr>
          <w:rFonts w:eastAsiaTheme="minorHAnsi"/>
          <w:lang w:val="en-US"/>
        </w:rPr>
        <w:t xml:space="preserve">Champagne, E., </w:t>
      </w:r>
      <w:proofErr w:type="spellStart"/>
      <w:r w:rsidRPr="00E250F2">
        <w:rPr>
          <w:rFonts w:eastAsiaTheme="minorHAnsi"/>
          <w:lang w:val="en-US"/>
        </w:rPr>
        <w:t>Guzzo</w:t>
      </w:r>
      <w:proofErr w:type="spellEnd"/>
      <w:r w:rsidRPr="00E250F2">
        <w:rPr>
          <w:rFonts w:eastAsiaTheme="minorHAnsi"/>
          <w:lang w:val="en-US"/>
        </w:rPr>
        <w:t>, M., Gutgesell, M. and McCann, K. 2022. Riparian buffers maintain aquatic trophic structure in agricultural landscapes. - BIOLOGY LETTERS in press.</w:t>
      </w:r>
    </w:p>
    <w:p w14:paraId="6260D7EA" w14:textId="77777777" w:rsidR="00E250F2" w:rsidRPr="00E250F2" w:rsidRDefault="00E250F2" w:rsidP="00E250F2">
      <w:pPr>
        <w:pStyle w:val="Bibliography"/>
        <w:rPr>
          <w:rFonts w:eastAsiaTheme="minorHAnsi"/>
          <w:lang w:val="en-US"/>
        </w:rPr>
      </w:pPr>
      <w:r w:rsidRPr="00E250F2">
        <w:rPr>
          <w:rFonts w:eastAsiaTheme="minorHAnsi"/>
          <w:lang w:val="en-US"/>
        </w:rPr>
        <w:t xml:space="preserve">Chapman, B. B., </w:t>
      </w:r>
      <w:proofErr w:type="spellStart"/>
      <w:r w:rsidRPr="00E250F2">
        <w:rPr>
          <w:rFonts w:eastAsiaTheme="minorHAnsi"/>
          <w:lang w:val="en-US"/>
        </w:rPr>
        <w:t>Hulthén</w:t>
      </w:r>
      <w:proofErr w:type="spellEnd"/>
      <w:r w:rsidRPr="00E250F2">
        <w:rPr>
          <w:rFonts w:eastAsiaTheme="minorHAnsi"/>
          <w:lang w:val="en-US"/>
        </w:rPr>
        <w:t xml:space="preserve">, K., </w:t>
      </w:r>
      <w:proofErr w:type="spellStart"/>
      <w:r w:rsidRPr="00E250F2">
        <w:rPr>
          <w:rFonts w:eastAsiaTheme="minorHAnsi"/>
          <w:lang w:val="en-US"/>
        </w:rPr>
        <w:t>Brodersen</w:t>
      </w:r>
      <w:proofErr w:type="spellEnd"/>
      <w:r w:rsidRPr="00E250F2">
        <w:rPr>
          <w:rFonts w:eastAsiaTheme="minorHAnsi"/>
          <w:lang w:val="en-US"/>
        </w:rPr>
        <w:t xml:space="preserve">, J., Nilsson, P. A., </w:t>
      </w:r>
      <w:proofErr w:type="spellStart"/>
      <w:r w:rsidRPr="00E250F2">
        <w:rPr>
          <w:rFonts w:eastAsiaTheme="minorHAnsi"/>
          <w:lang w:val="en-US"/>
        </w:rPr>
        <w:t>Skov</w:t>
      </w:r>
      <w:proofErr w:type="spellEnd"/>
      <w:r w:rsidRPr="00E250F2">
        <w:rPr>
          <w:rFonts w:eastAsiaTheme="minorHAnsi"/>
          <w:lang w:val="en-US"/>
        </w:rPr>
        <w:t xml:space="preserve">, C., Hansson, L.-A. and </w:t>
      </w:r>
      <w:proofErr w:type="spellStart"/>
      <w:r w:rsidRPr="00E250F2">
        <w:rPr>
          <w:rFonts w:eastAsiaTheme="minorHAnsi"/>
          <w:lang w:val="en-US"/>
        </w:rPr>
        <w:t>Brönmark</w:t>
      </w:r>
      <w:proofErr w:type="spellEnd"/>
      <w:r w:rsidRPr="00E250F2">
        <w:rPr>
          <w:rFonts w:eastAsiaTheme="minorHAnsi"/>
          <w:lang w:val="en-US"/>
        </w:rPr>
        <w:t xml:space="preserve">, C. 2012. Partial migration in </w:t>
      </w:r>
      <w:proofErr w:type="gramStart"/>
      <w:r w:rsidRPr="00E250F2">
        <w:rPr>
          <w:rFonts w:eastAsiaTheme="minorHAnsi"/>
          <w:lang w:val="en-US"/>
        </w:rPr>
        <w:t>fishes:</w:t>
      </w:r>
      <w:proofErr w:type="gramEnd"/>
      <w:r w:rsidRPr="00E250F2">
        <w:rPr>
          <w:rFonts w:eastAsiaTheme="minorHAnsi"/>
          <w:lang w:val="en-US"/>
        </w:rPr>
        <w:t xml:space="preserve"> causes and consequences. - Journal of Fish Biology 81: 456–478.</w:t>
      </w:r>
    </w:p>
    <w:p w14:paraId="3848162F" w14:textId="77777777" w:rsidR="00E250F2" w:rsidRPr="00E250F2" w:rsidRDefault="00E250F2" w:rsidP="00E250F2">
      <w:pPr>
        <w:pStyle w:val="Bibliography"/>
        <w:rPr>
          <w:rFonts w:eastAsiaTheme="minorHAnsi"/>
          <w:lang w:val="en-US"/>
        </w:rPr>
      </w:pPr>
      <w:r w:rsidRPr="00E250F2">
        <w:rPr>
          <w:rFonts w:eastAsiaTheme="minorHAnsi"/>
          <w:lang w:val="en-US"/>
        </w:rPr>
        <w:t>Childress, E. S. and McIntyre, P. B. 2015. Multiple nutrient subsidy pathways from a spawning migration of iteroparous fish. - Freshwater Biology 60: 490–499.</w:t>
      </w:r>
    </w:p>
    <w:p w14:paraId="4087CB50"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Consiglio</w:t>
      </w:r>
      <w:proofErr w:type="spellEnd"/>
      <w:r w:rsidRPr="00E250F2">
        <w:rPr>
          <w:rFonts w:eastAsiaTheme="minorHAnsi"/>
          <w:lang w:val="en-US"/>
        </w:rPr>
        <w:t xml:space="preserve">, J., Knight, T. and McCrum, A. 2024. Recovery Strategy for the </w:t>
      </w:r>
      <w:proofErr w:type="spellStart"/>
      <w:r w:rsidRPr="00E250F2">
        <w:rPr>
          <w:rFonts w:eastAsiaTheme="minorHAnsi"/>
          <w:lang w:val="en-US"/>
        </w:rPr>
        <w:t>LakeWhitefish</w:t>
      </w:r>
      <w:proofErr w:type="spellEnd"/>
      <w:r w:rsidRPr="00E250F2">
        <w:rPr>
          <w:rFonts w:eastAsiaTheme="minorHAnsi"/>
          <w:lang w:val="en-US"/>
        </w:rPr>
        <w:t xml:space="preserve"> (Coregonus </w:t>
      </w:r>
      <w:proofErr w:type="spellStart"/>
      <w:r w:rsidRPr="00E250F2">
        <w:rPr>
          <w:rFonts w:eastAsiaTheme="minorHAnsi"/>
          <w:lang w:val="en-US"/>
        </w:rPr>
        <w:t>clupeaformis</w:t>
      </w:r>
      <w:proofErr w:type="spellEnd"/>
      <w:r w:rsidRPr="00E250F2">
        <w:rPr>
          <w:rFonts w:eastAsiaTheme="minorHAnsi"/>
          <w:lang w:val="en-US"/>
        </w:rPr>
        <w:t>) – Opeongo Lake large- and small-</w:t>
      </w:r>
      <w:proofErr w:type="spellStart"/>
      <w:r w:rsidRPr="00E250F2">
        <w:rPr>
          <w:rFonts w:eastAsiaTheme="minorHAnsi"/>
          <w:lang w:val="en-US"/>
        </w:rPr>
        <w:t>bodiedpopulations</w:t>
      </w:r>
      <w:proofErr w:type="spellEnd"/>
      <w:r w:rsidRPr="00E250F2">
        <w:rPr>
          <w:rFonts w:eastAsiaTheme="minorHAnsi"/>
          <w:lang w:val="en-US"/>
        </w:rPr>
        <w:t xml:space="preserve"> in Ontario. - Ontario Recovery Strategy Series. in press.</w:t>
      </w:r>
    </w:p>
    <w:p w14:paraId="348F856B"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Dolinsek</w:t>
      </w:r>
      <w:proofErr w:type="spellEnd"/>
      <w:r w:rsidRPr="00E250F2">
        <w:rPr>
          <w:rFonts w:eastAsiaTheme="minorHAnsi"/>
          <w:lang w:val="en-US"/>
        </w:rPr>
        <w:t xml:space="preserve">, I. J., McLaughlin, R. L., Grant, J. W. A., O’Connor, L. M. and Pratt, T. C. 2014. Do natural history data predict the movement ecology of fishes in Lake Ontario streams? (P </w:t>
      </w:r>
      <w:proofErr w:type="spellStart"/>
      <w:r w:rsidRPr="00E250F2">
        <w:rPr>
          <w:rFonts w:eastAsiaTheme="minorHAnsi"/>
          <w:lang w:val="en-US"/>
        </w:rPr>
        <w:t>Magnan</w:t>
      </w:r>
      <w:proofErr w:type="spellEnd"/>
      <w:r w:rsidRPr="00E250F2">
        <w:rPr>
          <w:rFonts w:eastAsiaTheme="minorHAnsi"/>
          <w:lang w:val="en-US"/>
        </w:rPr>
        <w:t xml:space="preserve">, Ed.). - Can. J. Fish. </w:t>
      </w:r>
      <w:proofErr w:type="spellStart"/>
      <w:r w:rsidRPr="00E250F2">
        <w:rPr>
          <w:rFonts w:eastAsiaTheme="minorHAnsi"/>
          <w:lang w:val="en-US"/>
        </w:rPr>
        <w:t>Aquat</w:t>
      </w:r>
      <w:proofErr w:type="spellEnd"/>
      <w:r w:rsidRPr="00E250F2">
        <w:rPr>
          <w:rFonts w:eastAsiaTheme="minorHAnsi"/>
          <w:lang w:val="en-US"/>
        </w:rPr>
        <w:t>. Sci. 71: 1171–1185.</w:t>
      </w:r>
    </w:p>
    <w:p w14:paraId="00FE2D0C" w14:textId="77777777" w:rsidR="00E250F2" w:rsidRPr="00E250F2" w:rsidRDefault="00E250F2" w:rsidP="00E250F2">
      <w:pPr>
        <w:pStyle w:val="Bibliography"/>
        <w:rPr>
          <w:rFonts w:eastAsiaTheme="minorHAnsi"/>
          <w:lang w:val="en-US"/>
        </w:rPr>
      </w:pPr>
      <w:r w:rsidRPr="00E250F2">
        <w:rPr>
          <w:rFonts w:eastAsiaTheme="minorHAnsi"/>
          <w:lang w:val="en-US"/>
        </w:rPr>
        <w:t>Dolson, R., McCann, K., Rooney, N. and Ridgway, M. 2009. Lake morphometry predicts the degree of habitat coupling by a mobile predator. - Oikos 118: 1230–1238.</w:t>
      </w:r>
    </w:p>
    <w:p w14:paraId="3212CA4D" w14:textId="77777777" w:rsidR="00E250F2" w:rsidRPr="00E250F2" w:rsidRDefault="00E250F2" w:rsidP="00E250F2">
      <w:pPr>
        <w:pStyle w:val="Bibliography"/>
        <w:rPr>
          <w:rFonts w:eastAsiaTheme="minorHAnsi"/>
          <w:lang w:val="en-US"/>
        </w:rPr>
      </w:pPr>
      <w:r w:rsidRPr="00E250F2">
        <w:rPr>
          <w:rFonts w:eastAsiaTheme="minorHAnsi"/>
          <w:lang w:val="en-US"/>
        </w:rPr>
        <w:t xml:space="preserve">East, P. and </w:t>
      </w:r>
      <w:proofErr w:type="spellStart"/>
      <w:r w:rsidRPr="00E250F2">
        <w:rPr>
          <w:rFonts w:eastAsiaTheme="minorHAnsi"/>
          <w:lang w:val="en-US"/>
        </w:rPr>
        <w:t>Magnan</w:t>
      </w:r>
      <w:proofErr w:type="spellEnd"/>
      <w:r w:rsidRPr="00E250F2">
        <w:rPr>
          <w:rFonts w:eastAsiaTheme="minorHAnsi"/>
          <w:lang w:val="en-US"/>
        </w:rPr>
        <w:t xml:space="preserve">, P. 1991. Some Factors Regulating </w:t>
      </w:r>
      <w:proofErr w:type="spellStart"/>
      <w:r w:rsidRPr="00E250F2">
        <w:rPr>
          <w:rFonts w:eastAsiaTheme="minorHAnsi"/>
          <w:lang w:val="en-US"/>
        </w:rPr>
        <w:t>Piscivory</w:t>
      </w:r>
      <w:proofErr w:type="spellEnd"/>
      <w:r w:rsidRPr="00E250F2">
        <w:rPr>
          <w:rFonts w:eastAsiaTheme="minorHAnsi"/>
          <w:lang w:val="en-US"/>
        </w:rPr>
        <w:t xml:space="preserve"> of Brook Trout, </w:t>
      </w:r>
      <w:r w:rsidRPr="00E250F2">
        <w:rPr>
          <w:rFonts w:eastAsiaTheme="minorHAnsi"/>
          <w:i/>
          <w:iCs/>
          <w:lang w:val="en-US"/>
        </w:rPr>
        <w:t xml:space="preserve">Salvelinus </w:t>
      </w:r>
      <w:proofErr w:type="gramStart"/>
      <w:r w:rsidRPr="00E250F2">
        <w:rPr>
          <w:rFonts w:eastAsiaTheme="minorHAnsi"/>
          <w:i/>
          <w:iCs/>
          <w:lang w:val="en-US"/>
        </w:rPr>
        <w:t>fontinalis</w:t>
      </w:r>
      <w:r w:rsidRPr="00E250F2">
        <w:rPr>
          <w:rFonts w:eastAsiaTheme="minorHAnsi"/>
          <w:lang w:val="en-US"/>
        </w:rPr>
        <w:t xml:space="preserve"> ,</w:t>
      </w:r>
      <w:proofErr w:type="gramEnd"/>
      <w:r w:rsidRPr="00E250F2">
        <w:rPr>
          <w:rFonts w:eastAsiaTheme="minorHAnsi"/>
          <w:lang w:val="en-US"/>
        </w:rPr>
        <w:t xml:space="preserve"> in Lakes of the Laurentian Shield. - Can. J. Fish. </w:t>
      </w:r>
      <w:proofErr w:type="spellStart"/>
      <w:r w:rsidRPr="00E250F2">
        <w:rPr>
          <w:rFonts w:eastAsiaTheme="minorHAnsi"/>
          <w:lang w:val="en-US"/>
        </w:rPr>
        <w:t>Aquat</w:t>
      </w:r>
      <w:proofErr w:type="spellEnd"/>
      <w:r w:rsidRPr="00E250F2">
        <w:rPr>
          <w:rFonts w:eastAsiaTheme="minorHAnsi"/>
          <w:lang w:val="en-US"/>
        </w:rPr>
        <w:t>. Sci. 48: 1735–1743.</w:t>
      </w:r>
    </w:p>
    <w:p w14:paraId="15E7B482" w14:textId="77777777" w:rsidR="00E250F2" w:rsidRPr="00E250F2" w:rsidRDefault="00E250F2" w:rsidP="00E250F2">
      <w:pPr>
        <w:pStyle w:val="Bibliography"/>
        <w:rPr>
          <w:rFonts w:eastAsiaTheme="minorHAnsi"/>
          <w:lang w:val="en-US"/>
        </w:rPr>
      </w:pPr>
      <w:r w:rsidRPr="00E250F2">
        <w:rPr>
          <w:rFonts w:eastAsiaTheme="minorHAnsi"/>
          <w:lang w:val="en-US"/>
        </w:rPr>
        <w:t>Fox, J. and Weisberg, S. 2019. An R Companion to Applied Regression, Third edition. in press.</w:t>
      </w:r>
    </w:p>
    <w:p w14:paraId="7504979B"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Frankiewicz</w:t>
      </w:r>
      <w:proofErr w:type="spellEnd"/>
      <w:r w:rsidRPr="00E250F2">
        <w:rPr>
          <w:rFonts w:eastAsiaTheme="minorHAnsi"/>
          <w:lang w:val="en-US"/>
        </w:rPr>
        <w:t>, P., Radecki-</w:t>
      </w:r>
      <w:proofErr w:type="spellStart"/>
      <w:r w:rsidRPr="00E250F2">
        <w:rPr>
          <w:rFonts w:eastAsiaTheme="minorHAnsi"/>
          <w:lang w:val="en-US"/>
        </w:rPr>
        <w:t>Pawlik</w:t>
      </w:r>
      <w:proofErr w:type="spellEnd"/>
      <w:r w:rsidRPr="00E250F2">
        <w:rPr>
          <w:rFonts w:eastAsiaTheme="minorHAnsi"/>
          <w:lang w:val="en-US"/>
        </w:rPr>
        <w:t xml:space="preserve">, A., </w:t>
      </w:r>
      <w:proofErr w:type="spellStart"/>
      <w:r w:rsidRPr="00E250F2">
        <w:rPr>
          <w:rFonts w:eastAsiaTheme="minorHAnsi"/>
          <w:lang w:val="en-US"/>
        </w:rPr>
        <w:t>Wałęga</w:t>
      </w:r>
      <w:proofErr w:type="spellEnd"/>
      <w:r w:rsidRPr="00E250F2">
        <w:rPr>
          <w:rFonts w:eastAsiaTheme="minorHAnsi"/>
          <w:lang w:val="en-US"/>
        </w:rPr>
        <w:t xml:space="preserve">, A., </w:t>
      </w:r>
      <w:proofErr w:type="spellStart"/>
      <w:r w:rsidRPr="00E250F2">
        <w:rPr>
          <w:rFonts w:eastAsiaTheme="minorHAnsi"/>
          <w:lang w:val="en-US"/>
        </w:rPr>
        <w:t>Łapińska</w:t>
      </w:r>
      <w:proofErr w:type="spellEnd"/>
      <w:r w:rsidRPr="00E250F2">
        <w:rPr>
          <w:rFonts w:eastAsiaTheme="minorHAnsi"/>
          <w:lang w:val="en-US"/>
        </w:rPr>
        <w:t xml:space="preserve">, M. and </w:t>
      </w:r>
      <w:proofErr w:type="spellStart"/>
      <w:r w:rsidRPr="00E250F2">
        <w:rPr>
          <w:rFonts w:eastAsiaTheme="minorHAnsi"/>
          <w:lang w:val="en-US"/>
        </w:rPr>
        <w:t>Wojtal-Frankiewicz</w:t>
      </w:r>
      <w:proofErr w:type="spellEnd"/>
      <w:r w:rsidRPr="00E250F2">
        <w:rPr>
          <w:rFonts w:eastAsiaTheme="minorHAnsi"/>
          <w:lang w:val="en-US"/>
        </w:rPr>
        <w:t>, A. 2021. Small hydraulic structures, big environmental problems: is it possible to mitigate the negative impacts of culverts on stream biota? - Environ. Rev. 29: 510–528.</w:t>
      </w:r>
    </w:p>
    <w:p w14:paraId="4C391C97" w14:textId="77777777" w:rsidR="00E250F2" w:rsidRPr="00E250F2" w:rsidRDefault="00E250F2" w:rsidP="00E250F2">
      <w:pPr>
        <w:pStyle w:val="Bibliography"/>
        <w:rPr>
          <w:rFonts w:eastAsiaTheme="minorHAnsi"/>
          <w:lang w:val="en-US"/>
        </w:rPr>
      </w:pPr>
      <w:r w:rsidRPr="00E250F2">
        <w:rPr>
          <w:rFonts w:eastAsiaTheme="minorHAnsi"/>
          <w:lang w:val="en-US"/>
        </w:rPr>
        <w:t>Fry, B. G. 2008. Stable isotope ecology. - Springer.</w:t>
      </w:r>
    </w:p>
    <w:p w14:paraId="460AB814" w14:textId="77777777" w:rsidR="00E250F2" w:rsidRPr="00E250F2" w:rsidRDefault="00E250F2" w:rsidP="00E250F2">
      <w:pPr>
        <w:pStyle w:val="Bibliography"/>
        <w:rPr>
          <w:rFonts w:eastAsiaTheme="minorHAnsi"/>
          <w:lang w:val="en-US"/>
        </w:rPr>
      </w:pPr>
      <w:r w:rsidRPr="00E250F2">
        <w:rPr>
          <w:rFonts w:eastAsiaTheme="minorHAnsi"/>
          <w:lang w:val="en-US"/>
        </w:rPr>
        <w:t xml:space="preserve">Gaeta, J. W., </w:t>
      </w:r>
      <w:proofErr w:type="spellStart"/>
      <w:r w:rsidRPr="00E250F2">
        <w:rPr>
          <w:rFonts w:eastAsiaTheme="minorHAnsi"/>
          <w:lang w:val="en-US"/>
        </w:rPr>
        <w:t>Ahrenstorff</w:t>
      </w:r>
      <w:proofErr w:type="spellEnd"/>
      <w:r w:rsidRPr="00E250F2">
        <w:rPr>
          <w:rFonts w:eastAsiaTheme="minorHAnsi"/>
          <w:lang w:val="en-US"/>
        </w:rPr>
        <w:t xml:space="preserve">, T. D., Diana, J. S., Fetzer, W. W., Jones, T. S., Lawson, Z. J., McInerny, M. C., Jr, V. J. S. and </w:t>
      </w:r>
      <w:proofErr w:type="spellStart"/>
      <w:r w:rsidRPr="00E250F2">
        <w:rPr>
          <w:rFonts w:eastAsiaTheme="minorHAnsi"/>
          <w:lang w:val="en-US"/>
        </w:rPr>
        <w:t>Zanden</w:t>
      </w:r>
      <w:proofErr w:type="spellEnd"/>
      <w:r w:rsidRPr="00E250F2">
        <w:rPr>
          <w:rFonts w:eastAsiaTheme="minorHAnsi"/>
          <w:lang w:val="en-US"/>
        </w:rPr>
        <w:t>, M. J. V. 2018. Go big or … don’t? A field-based diet evaluation of freshwater piscivore and prey fish size relationships. - PLOS ONE 13: e0194092.</w:t>
      </w:r>
    </w:p>
    <w:p w14:paraId="2444AE56" w14:textId="77777777" w:rsidR="00E250F2" w:rsidRPr="00E250F2" w:rsidRDefault="00E250F2" w:rsidP="00E250F2">
      <w:pPr>
        <w:pStyle w:val="Bibliography"/>
        <w:rPr>
          <w:rFonts w:eastAsiaTheme="minorHAnsi"/>
          <w:lang w:val="en-US"/>
        </w:rPr>
      </w:pPr>
      <w:r w:rsidRPr="00E250F2">
        <w:rPr>
          <w:rFonts w:eastAsiaTheme="minorHAnsi"/>
          <w:lang w:val="en-US"/>
        </w:rPr>
        <w:t xml:space="preserve">Gutgesell, M. K., McCann, K. S., Gellner, G., </w:t>
      </w:r>
      <w:proofErr w:type="spellStart"/>
      <w:r w:rsidRPr="00E250F2">
        <w:rPr>
          <w:rFonts w:eastAsiaTheme="minorHAnsi"/>
          <w:lang w:val="en-US"/>
        </w:rPr>
        <w:t>Cazelles</w:t>
      </w:r>
      <w:proofErr w:type="spellEnd"/>
      <w:r w:rsidRPr="00E250F2">
        <w:rPr>
          <w:rFonts w:eastAsiaTheme="minorHAnsi"/>
          <w:lang w:val="en-US"/>
        </w:rPr>
        <w:t>, K., Greyson-</w:t>
      </w:r>
      <w:proofErr w:type="spellStart"/>
      <w:r w:rsidRPr="00E250F2">
        <w:rPr>
          <w:rFonts w:eastAsiaTheme="minorHAnsi"/>
          <w:lang w:val="en-US"/>
        </w:rPr>
        <w:t>Gaito</w:t>
      </w:r>
      <w:proofErr w:type="spellEnd"/>
      <w:r w:rsidRPr="00E250F2">
        <w:rPr>
          <w:rFonts w:eastAsiaTheme="minorHAnsi"/>
          <w:lang w:val="en-US"/>
        </w:rPr>
        <w:t xml:space="preserve">, C. J., </w:t>
      </w:r>
      <w:proofErr w:type="spellStart"/>
      <w:r w:rsidRPr="00E250F2">
        <w:rPr>
          <w:rFonts w:eastAsiaTheme="minorHAnsi"/>
          <w:lang w:val="en-US"/>
        </w:rPr>
        <w:t>Bieg</w:t>
      </w:r>
      <w:proofErr w:type="spellEnd"/>
      <w:r w:rsidRPr="00E250F2">
        <w:rPr>
          <w:rFonts w:eastAsiaTheme="minorHAnsi"/>
          <w:lang w:val="en-US"/>
        </w:rPr>
        <w:t xml:space="preserve">, C., </w:t>
      </w:r>
      <w:proofErr w:type="spellStart"/>
      <w:r w:rsidRPr="00E250F2">
        <w:rPr>
          <w:rFonts w:eastAsiaTheme="minorHAnsi"/>
          <w:lang w:val="en-US"/>
        </w:rPr>
        <w:t>Guzzo</w:t>
      </w:r>
      <w:proofErr w:type="spellEnd"/>
      <w:r w:rsidRPr="00E250F2">
        <w:rPr>
          <w:rFonts w:eastAsiaTheme="minorHAnsi"/>
          <w:lang w:val="en-US"/>
        </w:rPr>
        <w:t xml:space="preserve">, M. M., Warne, C. P. K., Ward, C. A., O’Connor, R. F., Scott, A. M., Graham, B. C., Champagne, E. J. and McMeans, B. C. 2022. On the Dynamic Nature of </w:t>
      </w:r>
      <w:proofErr w:type="spellStart"/>
      <w:r w:rsidRPr="00E250F2">
        <w:rPr>
          <w:rFonts w:eastAsiaTheme="minorHAnsi"/>
          <w:lang w:val="en-US"/>
        </w:rPr>
        <w:t>Omnivory</w:t>
      </w:r>
      <w:proofErr w:type="spellEnd"/>
      <w:r w:rsidRPr="00E250F2">
        <w:rPr>
          <w:rFonts w:eastAsiaTheme="minorHAnsi"/>
          <w:lang w:val="en-US"/>
        </w:rPr>
        <w:t xml:space="preserve"> in a Changing World. - </w:t>
      </w:r>
      <w:proofErr w:type="spellStart"/>
      <w:r w:rsidRPr="00E250F2">
        <w:rPr>
          <w:rFonts w:eastAsiaTheme="minorHAnsi"/>
          <w:lang w:val="en-US"/>
        </w:rPr>
        <w:t>BioScience</w:t>
      </w:r>
      <w:proofErr w:type="spellEnd"/>
      <w:r w:rsidRPr="00E250F2">
        <w:rPr>
          <w:rFonts w:eastAsiaTheme="minorHAnsi"/>
          <w:lang w:val="en-US"/>
        </w:rPr>
        <w:t xml:space="preserve"> 72: 416–430.</w:t>
      </w:r>
    </w:p>
    <w:p w14:paraId="79E0CF43" w14:textId="77777777" w:rsidR="00E250F2" w:rsidRPr="00E250F2" w:rsidRDefault="00E250F2" w:rsidP="00E250F2">
      <w:pPr>
        <w:pStyle w:val="Bibliography"/>
        <w:rPr>
          <w:rFonts w:eastAsiaTheme="minorHAnsi"/>
          <w:lang w:val="en-US"/>
        </w:rPr>
      </w:pPr>
      <w:r w:rsidRPr="00E250F2">
        <w:rPr>
          <w:rFonts w:eastAsiaTheme="minorHAnsi"/>
          <w:lang w:val="en-US"/>
        </w:rPr>
        <w:lastRenderedPageBreak/>
        <w:t>Gutgesell, M. K., Bellmore, J. R., Sill, L. A., Cunningham, R., R. Harley, J. and Huntington, H. P. 2025. Wild food portfolios: Access to diverse foods stabilizes harvest in wild food systems. - Proc. Natl. Acad. Sci. U.S.A. 122: e2525571122.</w:t>
      </w:r>
    </w:p>
    <w:p w14:paraId="407C3C1E"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Hahlbeck</w:t>
      </w:r>
      <w:proofErr w:type="spellEnd"/>
      <w:r w:rsidRPr="00E250F2">
        <w:rPr>
          <w:rFonts w:eastAsiaTheme="minorHAnsi"/>
          <w:lang w:val="en-US"/>
        </w:rPr>
        <w:t xml:space="preserve">, N., </w:t>
      </w:r>
      <w:proofErr w:type="spellStart"/>
      <w:r w:rsidRPr="00E250F2">
        <w:rPr>
          <w:rFonts w:eastAsiaTheme="minorHAnsi"/>
          <w:lang w:val="en-US"/>
        </w:rPr>
        <w:t>Tinniswood</w:t>
      </w:r>
      <w:proofErr w:type="spellEnd"/>
      <w:r w:rsidRPr="00E250F2">
        <w:rPr>
          <w:rFonts w:eastAsiaTheme="minorHAnsi"/>
          <w:lang w:val="en-US"/>
        </w:rPr>
        <w:t xml:space="preserve">, W. R., </w:t>
      </w:r>
      <w:proofErr w:type="spellStart"/>
      <w:r w:rsidRPr="00E250F2">
        <w:rPr>
          <w:rFonts w:eastAsiaTheme="minorHAnsi"/>
          <w:lang w:val="en-US"/>
        </w:rPr>
        <w:t>Sloat</w:t>
      </w:r>
      <w:proofErr w:type="spellEnd"/>
      <w:r w:rsidRPr="00E250F2">
        <w:rPr>
          <w:rFonts w:eastAsiaTheme="minorHAnsi"/>
          <w:lang w:val="en-US"/>
        </w:rPr>
        <w:t xml:space="preserve">, M. R., Ortega, J. D., Wyatt, M. A., Hereford, M. E., Ramirez, B. S., Crook, D. A., </w:t>
      </w:r>
      <w:proofErr w:type="spellStart"/>
      <w:r w:rsidRPr="00E250F2">
        <w:rPr>
          <w:rFonts w:eastAsiaTheme="minorHAnsi"/>
          <w:lang w:val="en-US"/>
        </w:rPr>
        <w:t>Anlauf</w:t>
      </w:r>
      <w:proofErr w:type="spellEnd"/>
      <w:r w:rsidRPr="00E250F2">
        <w:rPr>
          <w:rFonts w:eastAsiaTheme="minorHAnsi"/>
          <w:lang w:val="en-US"/>
        </w:rPr>
        <w:t>‐Dunn, K. J. and Armstrong, J. B. 2022. Contribution of warm habitat to cold‐water fisheries. - Conservation Biology 36: e13857.</w:t>
      </w:r>
    </w:p>
    <w:p w14:paraId="791B319F" w14:textId="77777777" w:rsidR="00E250F2" w:rsidRPr="00E250F2" w:rsidRDefault="00E250F2" w:rsidP="00E250F2">
      <w:pPr>
        <w:pStyle w:val="Bibliography"/>
        <w:rPr>
          <w:rFonts w:eastAsiaTheme="minorHAnsi"/>
          <w:lang w:val="en-US"/>
        </w:rPr>
      </w:pPr>
      <w:r w:rsidRPr="00E250F2">
        <w:rPr>
          <w:rFonts w:eastAsiaTheme="minorHAnsi"/>
          <w:lang w:val="en-US"/>
        </w:rPr>
        <w:t xml:space="preserve">Hays, G. C. 2003. A review of the adaptive significance and ecosystem consequences of zooplankton diel vertical migrations. - </w:t>
      </w:r>
      <w:proofErr w:type="spellStart"/>
      <w:r w:rsidRPr="00E250F2">
        <w:rPr>
          <w:rFonts w:eastAsiaTheme="minorHAnsi"/>
          <w:lang w:val="en-US"/>
        </w:rPr>
        <w:t>Hydrobiologia</w:t>
      </w:r>
      <w:proofErr w:type="spellEnd"/>
      <w:r w:rsidRPr="00E250F2">
        <w:rPr>
          <w:rFonts w:eastAsiaTheme="minorHAnsi"/>
          <w:lang w:val="en-US"/>
        </w:rPr>
        <w:t xml:space="preserve"> 503: 163–170.</w:t>
      </w:r>
    </w:p>
    <w:p w14:paraId="234BA217" w14:textId="77777777" w:rsidR="00E250F2" w:rsidRPr="00E250F2" w:rsidRDefault="00E250F2" w:rsidP="00E250F2">
      <w:pPr>
        <w:pStyle w:val="Bibliography"/>
        <w:rPr>
          <w:rFonts w:eastAsiaTheme="minorHAnsi"/>
          <w:lang w:val="en-US"/>
        </w:rPr>
      </w:pPr>
      <w:r w:rsidRPr="00E250F2">
        <w:rPr>
          <w:rFonts w:eastAsiaTheme="minorHAnsi"/>
          <w:lang w:val="en-US"/>
        </w:rPr>
        <w:t xml:space="preserve">He, X. and </w:t>
      </w:r>
      <w:proofErr w:type="spellStart"/>
      <w:r w:rsidRPr="00E250F2">
        <w:rPr>
          <w:rFonts w:eastAsiaTheme="minorHAnsi"/>
          <w:lang w:val="en-US"/>
        </w:rPr>
        <w:t>Kitchell</w:t>
      </w:r>
      <w:proofErr w:type="spellEnd"/>
      <w:r w:rsidRPr="00E250F2">
        <w:rPr>
          <w:rFonts w:eastAsiaTheme="minorHAnsi"/>
          <w:lang w:val="en-US"/>
        </w:rPr>
        <w:t>, J. F. 1990. Direct and Indirect Effects of Predation on a Fish Community: A Whole-Lake Experiment. - Transactions of the American Fisheries Society 119: 825–835.</w:t>
      </w:r>
    </w:p>
    <w:p w14:paraId="27961377" w14:textId="77777777" w:rsidR="00E250F2" w:rsidRPr="00E250F2" w:rsidRDefault="00E250F2" w:rsidP="00E250F2">
      <w:pPr>
        <w:pStyle w:val="Bibliography"/>
        <w:rPr>
          <w:rFonts w:eastAsiaTheme="minorHAnsi"/>
          <w:lang w:val="en-US"/>
        </w:rPr>
      </w:pPr>
      <w:r w:rsidRPr="00E250F2">
        <w:rPr>
          <w:rFonts w:eastAsiaTheme="minorHAnsi"/>
          <w:lang w:val="en-US"/>
        </w:rPr>
        <w:t>Ivanova, S. V., Johnson, T. B. and Fisk, A. T. 2021. Movement Ecology of a Potamodromous Top Predator in a Large Lake: Synchrony and Coexistence of Distinct Migratory Patterns. - Trans Am Fish Soc 150: 748–760.</w:t>
      </w:r>
    </w:p>
    <w:p w14:paraId="43757E2B" w14:textId="77777777" w:rsidR="00E250F2" w:rsidRPr="00E250F2" w:rsidRDefault="00E250F2" w:rsidP="00E250F2">
      <w:pPr>
        <w:pStyle w:val="Bibliography"/>
        <w:rPr>
          <w:rFonts w:eastAsiaTheme="minorHAnsi"/>
          <w:lang w:val="en-US"/>
        </w:rPr>
      </w:pPr>
      <w:r w:rsidRPr="00E250F2">
        <w:rPr>
          <w:rFonts w:eastAsiaTheme="minorHAnsi"/>
          <w:lang w:val="en-US"/>
        </w:rPr>
        <w:t xml:space="preserve">Jackson, D. A. 2002. Ecological Effects of Micropterus Introductions: </w:t>
      </w:r>
      <w:proofErr w:type="gramStart"/>
      <w:r w:rsidRPr="00E250F2">
        <w:rPr>
          <w:rFonts w:eastAsiaTheme="minorHAnsi"/>
          <w:lang w:val="en-US"/>
        </w:rPr>
        <w:t>the</w:t>
      </w:r>
      <w:proofErr w:type="gramEnd"/>
      <w:r w:rsidRPr="00E250F2">
        <w:rPr>
          <w:rFonts w:eastAsiaTheme="minorHAnsi"/>
          <w:lang w:val="en-US"/>
        </w:rPr>
        <w:t xml:space="preserve"> Dark Side of Black Bass. in press.</w:t>
      </w:r>
    </w:p>
    <w:p w14:paraId="0D760B78" w14:textId="77777777" w:rsidR="00E250F2" w:rsidRPr="00E250F2" w:rsidRDefault="00E250F2" w:rsidP="00E250F2">
      <w:pPr>
        <w:pStyle w:val="Bibliography"/>
        <w:rPr>
          <w:rFonts w:eastAsiaTheme="minorHAnsi"/>
          <w:lang w:val="en-US"/>
        </w:rPr>
      </w:pPr>
      <w:r w:rsidRPr="00E250F2">
        <w:rPr>
          <w:rFonts w:eastAsiaTheme="minorHAnsi"/>
          <w:lang w:val="en-US"/>
        </w:rPr>
        <w:t xml:space="preserve">Keva, O., Cobain, M. R. D., </w:t>
      </w:r>
      <w:proofErr w:type="spellStart"/>
      <w:r w:rsidRPr="00E250F2">
        <w:rPr>
          <w:rFonts w:eastAsiaTheme="minorHAnsi"/>
          <w:lang w:val="en-US"/>
        </w:rPr>
        <w:t>Eloranta</w:t>
      </w:r>
      <w:proofErr w:type="spellEnd"/>
      <w:r w:rsidRPr="00E250F2">
        <w:rPr>
          <w:rFonts w:eastAsiaTheme="minorHAnsi"/>
          <w:lang w:val="en-US"/>
        </w:rPr>
        <w:t xml:space="preserve">, A. P., </w:t>
      </w:r>
      <w:proofErr w:type="spellStart"/>
      <w:r w:rsidRPr="00E250F2">
        <w:rPr>
          <w:rFonts w:eastAsiaTheme="minorHAnsi"/>
          <w:lang w:val="en-US"/>
        </w:rPr>
        <w:t>Hämäläinen</w:t>
      </w:r>
      <w:proofErr w:type="spellEnd"/>
      <w:r w:rsidRPr="00E250F2">
        <w:rPr>
          <w:rFonts w:eastAsiaTheme="minorHAnsi"/>
          <w:lang w:val="en-US"/>
        </w:rPr>
        <w:t xml:space="preserve">, H., </w:t>
      </w:r>
      <w:proofErr w:type="spellStart"/>
      <w:r w:rsidRPr="00E250F2">
        <w:rPr>
          <w:rFonts w:eastAsiaTheme="minorHAnsi"/>
          <w:lang w:val="en-US"/>
        </w:rPr>
        <w:t>Kiljunen</w:t>
      </w:r>
      <w:proofErr w:type="spellEnd"/>
      <w:r w:rsidRPr="00E250F2">
        <w:rPr>
          <w:rFonts w:eastAsiaTheme="minorHAnsi"/>
          <w:lang w:val="en-US"/>
        </w:rPr>
        <w:t xml:space="preserve">, M., </w:t>
      </w:r>
      <w:proofErr w:type="spellStart"/>
      <w:r w:rsidRPr="00E250F2">
        <w:rPr>
          <w:rFonts w:eastAsiaTheme="minorHAnsi"/>
          <w:lang w:val="en-US"/>
        </w:rPr>
        <w:t>Schilder</w:t>
      </w:r>
      <w:proofErr w:type="spellEnd"/>
      <w:r w:rsidRPr="00E250F2">
        <w:rPr>
          <w:rFonts w:eastAsiaTheme="minorHAnsi"/>
          <w:lang w:val="en-US"/>
        </w:rPr>
        <w:t xml:space="preserve">, J. and Jones, R. I. 2025. The role of land use in terrestrial support of boreal lake food webs. - Nat </w:t>
      </w:r>
      <w:proofErr w:type="spellStart"/>
      <w:r w:rsidRPr="00E250F2">
        <w:rPr>
          <w:rFonts w:eastAsiaTheme="minorHAnsi"/>
          <w:lang w:val="en-US"/>
        </w:rPr>
        <w:t>Commun</w:t>
      </w:r>
      <w:proofErr w:type="spellEnd"/>
      <w:r w:rsidRPr="00E250F2">
        <w:rPr>
          <w:rFonts w:eastAsiaTheme="minorHAnsi"/>
          <w:lang w:val="en-US"/>
        </w:rPr>
        <w:t xml:space="preserve"> 16: 3572.</w:t>
      </w:r>
    </w:p>
    <w:p w14:paraId="04A2B7E4"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Kiljunen</w:t>
      </w:r>
      <w:proofErr w:type="spellEnd"/>
      <w:r w:rsidRPr="00E250F2">
        <w:rPr>
          <w:rFonts w:eastAsiaTheme="minorHAnsi"/>
          <w:lang w:val="en-US"/>
        </w:rPr>
        <w:t xml:space="preserve">, M., Grey, J., </w:t>
      </w:r>
      <w:proofErr w:type="spellStart"/>
      <w:r w:rsidRPr="00E250F2">
        <w:rPr>
          <w:rFonts w:eastAsiaTheme="minorHAnsi"/>
          <w:lang w:val="en-US"/>
        </w:rPr>
        <w:t>Sinisalo</w:t>
      </w:r>
      <w:proofErr w:type="spellEnd"/>
      <w:r w:rsidRPr="00E250F2">
        <w:rPr>
          <w:rFonts w:eastAsiaTheme="minorHAnsi"/>
          <w:lang w:val="en-US"/>
        </w:rPr>
        <w:t xml:space="preserve">, T., Harrod, C., </w:t>
      </w:r>
      <w:proofErr w:type="spellStart"/>
      <w:r w:rsidRPr="00E250F2">
        <w:rPr>
          <w:rFonts w:eastAsiaTheme="minorHAnsi"/>
          <w:lang w:val="en-US"/>
        </w:rPr>
        <w:t>Immonen</w:t>
      </w:r>
      <w:proofErr w:type="spellEnd"/>
      <w:r w:rsidRPr="00E250F2">
        <w:rPr>
          <w:rFonts w:eastAsiaTheme="minorHAnsi"/>
          <w:lang w:val="en-US"/>
        </w:rPr>
        <w:t>, H. and Jones, R. I. 2006. A revised model for lipid-normalizing δ13C values from aquatic organisms, with implications for isotope mixing models. - Journal of Applied Ecology 43: 1213–1222.</w:t>
      </w:r>
    </w:p>
    <w:p w14:paraId="71754944"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Klinard</w:t>
      </w:r>
      <w:proofErr w:type="spellEnd"/>
      <w:r w:rsidRPr="00E250F2">
        <w:rPr>
          <w:rFonts w:eastAsiaTheme="minorHAnsi"/>
          <w:lang w:val="en-US"/>
        </w:rPr>
        <w:t xml:space="preserve">, N. V. and </w:t>
      </w:r>
      <w:proofErr w:type="spellStart"/>
      <w:r w:rsidRPr="00E250F2">
        <w:rPr>
          <w:rFonts w:eastAsiaTheme="minorHAnsi"/>
          <w:lang w:val="en-US"/>
        </w:rPr>
        <w:t>Matley</w:t>
      </w:r>
      <w:proofErr w:type="spellEnd"/>
      <w:r w:rsidRPr="00E250F2">
        <w:rPr>
          <w:rFonts w:eastAsiaTheme="minorHAnsi"/>
          <w:lang w:val="en-US"/>
        </w:rPr>
        <w:t>, J. K. 2020. Living until proven dead: addressing mortality in acoustic telemetry research. - Rev Fish Biol Fisheries 30: 485–499.</w:t>
      </w:r>
    </w:p>
    <w:p w14:paraId="3B88B2AF" w14:textId="77777777" w:rsidR="00E250F2" w:rsidRPr="00E250F2" w:rsidRDefault="00E250F2" w:rsidP="00E250F2">
      <w:pPr>
        <w:pStyle w:val="Bibliography"/>
        <w:rPr>
          <w:rFonts w:eastAsiaTheme="minorHAnsi"/>
          <w:lang w:val="en-US"/>
        </w:rPr>
      </w:pPr>
      <w:r w:rsidRPr="00E250F2">
        <w:rPr>
          <w:rFonts w:eastAsiaTheme="minorHAnsi"/>
          <w:lang w:val="en-US"/>
        </w:rPr>
        <w:t xml:space="preserve">Larocque, S. M., </w:t>
      </w:r>
      <w:proofErr w:type="spellStart"/>
      <w:r w:rsidRPr="00E250F2">
        <w:rPr>
          <w:rFonts w:eastAsiaTheme="minorHAnsi"/>
          <w:lang w:val="en-US"/>
        </w:rPr>
        <w:t>Bzonek</w:t>
      </w:r>
      <w:proofErr w:type="spellEnd"/>
      <w:r w:rsidRPr="00E250F2">
        <w:rPr>
          <w:rFonts w:eastAsiaTheme="minorHAnsi"/>
          <w:lang w:val="en-US"/>
        </w:rPr>
        <w:t xml:space="preserve">, P. A., </w:t>
      </w:r>
      <w:proofErr w:type="spellStart"/>
      <w:r w:rsidRPr="00E250F2">
        <w:rPr>
          <w:rFonts w:eastAsiaTheme="minorHAnsi"/>
          <w:lang w:val="en-US"/>
        </w:rPr>
        <w:t>Brownscombe</w:t>
      </w:r>
      <w:proofErr w:type="spellEnd"/>
      <w:r w:rsidRPr="00E250F2">
        <w:rPr>
          <w:rFonts w:eastAsiaTheme="minorHAnsi"/>
          <w:lang w:val="en-US"/>
        </w:rPr>
        <w:t>, J. W., Martin, G. K., Brooks, J. L., Boston, C. M., Doka, S. E., Cooke, S. J. and Midwood, J. D. 2025. Application of telemetry-based fish habitat models to predict spatial habitat availability and inform ecological restoration. - Journal of Fish Biology 106: 1601–1618.</w:t>
      </w:r>
    </w:p>
    <w:p w14:paraId="063BBC85"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Lenth</w:t>
      </w:r>
      <w:proofErr w:type="spellEnd"/>
      <w:r w:rsidRPr="00E250F2">
        <w:rPr>
          <w:rFonts w:eastAsiaTheme="minorHAnsi"/>
          <w:lang w:val="en-US"/>
        </w:rPr>
        <w:t xml:space="preserve">, R. V., </w:t>
      </w:r>
      <w:proofErr w:type="spellStart"/>
      <w:r w:rsidRPr="00E250F2">
        <w:rPr>
          <w:rFonts w:eastAsiaTheme="minorHAnsi"/>
          <w:lang w:val="en-US"/>
        </w:rPr>
        <w:t>Piaskowski</w:t>
      </w:r>
      <w:proofErr w:type="spellEnd"/>
      <w:r w:rsidRPr="00E250F2">
        <w:rPr>
          <w:rFonts w:eastAsiaTheme="minorHAnsi"/>
          <w:lang w:val="en-US"/>
        </w:rPr>
        <w:t xml:space="preserve">, J., </w:t>
      </w:r>
      <w:proofErr w:type="spellStart"/>
      <w:r w:rsidRPr="00E250F2">
        <w:rPr>
          <w:rFonts w:eastAsiaTheme="minorHAnsi"/>
          <w:lang w:val="en-US"/>
        </w:rPr>
        <w:t>Banfai</w:t>
      </w:r>
      <w:proofErr w:type="spellEnd"/>
      <w:r w:rsidRPr="00E250F2">
        <w:rPr>
          <w:rFonts w:eastAsiaTheme="minorHAnsi"/>
          <w:lang w:val="en-US"/>
        </w:rPr>
        <w:t xml:space="preserve">, B., </w:t>
      </w:r>
      <w:proofErr w:type="spellStart"/>
      <w:r w:rsidRPr="00E250F2">
        <w:rPr>
          <w:rFonts w:eastAsiaTheme="minorHAnsi"/>
          <w:lang w:val="en-US"/>
        </w:rPr>
        <w:t>Bolker</w:t>
      </w:r>
      <w:proofErr w:type="spellEnd"/>
      <w:r w:rsidRPr="00E250F2">
        <w:rPr>
          <w:rFonts w:eastAsiaTheme="minorHAnsi"/>
          <w:lang w:val="en-US"/>
        </w:rPr>
        <w:t xml:space="preserve">, B., </w:t>
      </w:r>
      <w:proofErr w:type="spellStart"/>
      <w:r w:rsidRPr="00E250F2">
        <w:rPr>
          <w:rFonts w:eastAsiaTheme="minorHAnsi"/>
          <w:lang w:val="en-US"/>
        </w:rPr>
        <w:t>Buerkner</w:t>
      </w:r>
      <w:proofErr w:type="spellEnd"/>
      <w:r w:rsidRPr="00E250F2">
        <w:rPr>
          <w:rFonts w:eastAsiaTheme="minorHAnsi"/>
          <w:lang w:val="en-US"/>
        </w:rPr>
        <w:t xml:space="preserve">, P., </w:t>
      </w:r>
      <w:proofErr w:type="spellStart"/>
      <w:r w:rsidRPr="00E250F2">
        <w:rPr>
          <w:rFonts w:eastAsiaTheme="minorHAnsi"/>
          <w:lang w:val="en-US"/>
        </w:rPr>
        <w:t>Giné</w:t>
      </w:r>
      <w:proofErr w:type="spellEnd"/>
      <w:r w:rsidRPr="00E250F2">
        <w:rPr>
          <w:rFonts w:eastAsiaTheme="minorHAnsi"/>
          <w:lang w:val="en-US"/>
        </w:rPr>
        <w:t xml:space="preserve">-Vásquez, I., </w:t>
      </w:r>
      <w:proofErr w:type="spellStart"/>
      <w:r w:rsidRPr="00E250F2">
        <w:rPr>
          <w:rFonts w:eastAsiaTheme="minorHAnsi"/>
          <w:lang w:val="en-US"/>
        </w:rPr>
        <w:t>Hervé</w:t>
      </w:r>
      <w:proofErr w:type="spellEnd"/>
      <w:r w:rsidRPr="00E250F2">
        <w:rPr>
          <w:rFonts w:eastAsiaTheme="minorHAnsi"/>
          <w:lang w:val="en-US"/>
        </w:rPr>
        <w:t xml:space="preserve">, M., Jung, M., Love, J., </w:t>
      </w:r>
      <w:proofErr w:type="spellStart"/>
      <w:r w:rsidRPr="00E250F2">
        <w:rPr>
          <w:rFonts w:eastAsiaTheme="minorHAnsi"/>
          <w:lang w:val="en-US"/>
        </w:rPr>
        <w:t>Miguez</w:t>
      </w:r>
      <w:proofErr w:type="spellEnd"/>
      <w:r w:rsidRPr="00E250F2">
        <w:rPr>
          <w:rFonts w:eastAsiaTheme="minorHAnsi"/>
          <w:lang w:val="en-US"/>
        </w:rPr>
        <w:t xml:space="preserve">, F., </w:t>
      </w:r>
      <w:proofErr w:type="spellStart"/>
      <w:r w:rsidRPr="00E250F2">
        <w:rPr>
          <w:rFonts w:eastAsiaTheme="minorHAnsi"/>
          <w:lang w:val="en-US"/>
        </w:rPr>
        <w:t>RIebl</w:t>
      </w:r>
      <w:proofErr w:type="spellEnd"/>
      <w:r w:rsidRPr="00E250F2">
        <w:rPr>
          <w:rFonts w:eastAsiaTheme="minorHAnsi"/>
          <w:lang w:val="en-US"/>
        </w:rPr>
        <w:t xml:space="preserve">, H. and </w:t>
      </w:r>
      <w:proofErr w:type="spellStart"/>
      <w:r w:rsidRPr="00E250F2">
        <w:rPr>
          <w:rFonts w:eastAsiaTheme="minorHAnsi"/>
          <w:lang w:val="en-US"/>
        </w:rPr>
        <w:t>Singmann</w:t>
      </w:r>
      <w:proofErr w:type="spellEnd"/>
      <w:r w:rsidRPr="00E250F2">
        <w:rPr>
          <w:rFonts w:eastAsiaTheme="minorHAnsi"/>
          <w:lang w:val="en-US"/>
        </w:rPr>
        <w:t>, H. 2026. Estimated Marginal Means, aka Least-Squares Means.</w:t>
      </w:r>
    </w:p>
    <w:p w14:paraId="3CBBDEBB" w14:textId="77777777" w:rsidR="00E250F2" w:rsidRPr="00E250F2" w:rsidRDefault="00E250F2" w:rsidP="00E250F2">
      <w:pPr>
        <w:pStyle w:val="Bibliography"/>
        <w:rPr>
          <w:rFonts w:eastAsiaTheme="minorHAnsi"/>
          <w:lang w:val="en-US"/>
        </w:rPr>
      </w:pPr>
      <w:r w:rsidRPr="00E250F2">
        <w:rPr>
          <w:rFonts w:eastAsiaTheme="minorHAnsi"/>
          <w:lang w:val="en-US"/>
        </w:rPr>
        <w:t xml:space="preserve">Lucas, M. C., </w:t>
      </w:r>
      <w:proofErr w:type="spellStart"/>
      <w:r w:rsidRPr="00E250F2">
        <w:rPr>
          <w:rFonts w:eastAsiaTheme="minorHAnsi"/>
          <w:lang w:val="en-US"/>
        </w:rPr>
        <w:t>Baras</w:t>
      </w:r>
      <w:proofErr w:type="spellEnd"/>
      <w:r w:rsidRPr="00E250F2">
        <w:rPr>
          <w:rFonts w:eastAsiaTheme="minorHAnsi"/>
          <w:lang w:val="en-US"/>
        </w:rPr>
        <w:t xml:space="preserve">, E., Thom, T. J., Duncan, A. and </w:t>
      </w:r>
      <w:proofErr w:type="spellStart"/>
      <w:r w:rsidRPr="00E250F2">
        <w:rPr>
          <w:rFonts w:eastAsiaTheme="minorHAnsi"/>
          <w:lang w:val="en-US"/>
        </w:rPr>
        <w:t>Slavík</w:t>
      </w:r>
      <w:proofErr w:type="spellEnd"/>
      <w:r w:rsidRPr="00E250F2">
        <w:rPr>
          <w:rFonts w:eastAsiaTheme="minorHAnsi"/>
          <w:lang w:val="en-US"/>
        </w:rPr>
        <w:t>, O. 2001. Migration of freshwater fishes. in press.</w:t>
      </w:r>
    </w:p>
    <w:p w14:paraId="0E5C906A" w14:textId="77777777" w:rsidR="00E250F2" w:rsidRPr="00E250F2" w:rsidRDefault="00E250F2" w:rsidP="00E250F2">
      <w:pPr>
        <w:pStyle w:val="Bibliography"/>
        <w:rPr>
          <w:rFonts w:eastAsiaTheme="minorHAnsi"/>
          <w:lang w:val="en-US"/>
        </w:rPr>
      </w:pPr>
      <w:r w:rsidRPr="00E250F2">
        <w:rPr>
          <w:rFonts w:eastAsiaTheme="minorHAnsi"/>
          <w:lang w:val="en-US"/>
        </w:rPr>
        <w:lastRenderedPageBreak/>
        <w:t>Magnuson, J. J., Beckel, A. L., Mills, K. and Brandt, S. B. 1985. Surviving winter hypoxia: behavioral adaptations of fishes in a northern Wisconsin winterkill lake. - Environ Biol Fish 14: 241–250.</w:t>
      </w:r>
    </w:p>
    <w:p w14:paraId="101CFC3E"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Mahaut</w:t>
      </w:r>
      <w:proofErr w:type="spellEnd"/>
      <w:r w:rsidRPr="00E250F2">
        <w:rPr>
          <w:rFonts w:eastAsiaTheme="minorHAnsi"/>
          <w:lang w:val="en-US"/>
        </w:rPr>
        <w:t xml:space="preserve">, L., Loiseau, N., </w:t>
      </w:r>
      <w:proofErr w:type="spellStart"/>
      <w:r w:rsidRPr="00E250F2">
        <w:rPr>
          <w:rFonts w:eastAsiaTheme="minorHAnsi"/>
          <w:lang w:val="en-US"/>
        </w:rPr>
        <w:t>Villéger</w:t>
      </w:r>
      <w:proofErr w:type="spellEnd"/>
      <w:r w:rsidRPr="00E250F2">
        <w:rPr>
          <w:rFonts w:eastAsiaTheme="minorHAnsi"/>
          <w:lang w:val="en-US"/>
        </w:rPr>
        <w:t xml:space="preserve">, S., Auber, A., </w:t>
      </w:r>
      <w:proofErr w:type="spellStart"/>
      <w:r w:rsidRPr="00E250F2">
        <w:rPr>
          <w:rFonts w:eastAsiaTheme="minorHAnsi"/>
          <w:lang w:val="en-US"/>
        </w:rPr>
        <w:t>Hautecoeur</w:t>
      </w:r>
      <w:proofErr w:type="spellEnd"/>
      <w:r w:rsidRPr="00E250F2">
        <w:rPr>
          <w:rFonts w:eastAsiaTheme="minorHAnsi"/>
          <w:lang w:val="en-US"/>
        </w:rPr>
        <w:t xml:space="preserve">, C., Maire, A., </w:t>
      </w:r>
      <w:proofErr w:type="spellStart"/>
      <w:r w:rsidRPr="00E250F2">
        <w:rPr>
          <w:rFonts w:eastAsiaTheme="minorHAnsi"/>
          <w:lang w:val="en-US"/>
        </w:rPr>
        <w:t>Mellin</w:t>
      </w:r>
      <w:proofErr w:type="spellEnd"/>
      <w:r w:rsidRPr="00E250F2">
        <w:rPr>
          <w:rFonts w:eastAsiaTheme="minorHAnsi"/>
          <w:lang w:val="en-US"/>
        </w:rPr>
        <w:t xml:space="preserve">, C., Mouquet, N., Stuart-Smith, R., </w:t>
      </w:r>
      <w:proofErr w:type="spellStart"/>
      <w:r w:rsidRPr="00E250F2">
        <w:rPr>
          <w:rFonts w:eastAsiaTheme="minorHAnsi"/>
          <w:lang w:val="en-US"/>
        </w:rPr>
        <w:t>Violle</w:t>
      </w:r>
      <w:proofErr w:type="spellEnd"/>
      <w:r w:rsidRPr="00E250F2">
        <w:rPr>
          <w:rFonts w:eastAsiaTheme="minorHAnsi"/>
          <w:lang w:val="en-US"/>
        </w:rPr>
        <w:t xml:space="preserve">, C. and </w:t>
      </w:r>
      <w:proofErr w:type="spellStart"/>
      <w:r w:rsidRPr="00E250F2">
        <w:rPr>
          <w:rFonts w:eastAsiaTheme="minorHAnsi"/>
          <w:lang w:val="en-US"/>
        </w:rPr>
        <w:t>Mouillot</w:t>
      </w:r>
      <w:proofErr w:type="spellEnd"/>
      <w:r w:rsidRPr="00E250F2">
        <w:rPr>
          <w:rFonts w:eastAsiaTheme="minorHAnsi"/>
          <w:lang w:val="en-US"/>
        </w:rPr>
        <w:t>, D. 2025. Functional diversity shapes the stability of reef fish biomass under global change. - Proc. R. Soc. B. 292: 20250252.</w:t>
      </w:r>
    </w:p>
    <w:p w14:paraId="43057FCF" w14:textId="77777777" w:rsidR="00E250F2" w:rsidRPr="00E250F2" w:rsidRDefault="00E250F2" w:rsidP="00E250F2">
      <w:pPr>
        <w:pStyle w:val="Bibliography"/>
        <w:rPr>
          <w:rFonts w:eastAsiaTheme="minorHAnsi"/>
          <w:lang w:val="en-US"/>
        </w:rPr>
      </w:pPr>
      <w:r w:rsidRPr="00E250F2">
        <w:rPr>
          <w:rFonts w:eastAsiaTheme="minorHAnsi"/>
          <w:lang w:val="en-US"/>
        </w:rPr>
        <w:t xml:space="preserve">Maitland, B. M., Bootsma, H. A., Bronte, C. R., Bunnell, D. B., </w:t>
      </w:r>
      <w:proofErr w:type="spellStart"/>
      <w:r w:rsidRPr="00E250F2">
        <w:rPr>
          <w:rFonts w:eastAsiaTheme="minorHAnsi"/>
          <w:lang w:val="en-US"/>
        </w:rPr>
        <w:t>Feiner</w:t>
      </w:r>
      <w:proofErr w:type="spellEnd"/>
      <w:r w:rsidRPr="00E250F2">
        <w:rPr>
          <w:rFonts w:eastAsiaTheme="minorHAnsi"/>
          <w:lang w:val="en-US"/>
        </w:rPr>
        <w:t xml:space="preserve">, Z. S., Fenske, K. H., Fetzer, W. W., Foley, C. J., </w:t>
      </w:r>
      <w:proofErr w:type="spellStart"/>
      <w:r w:rsidRPr="00E250F2">
        <w:rPr>
          <w:rFonts w:eastAsiaTheme="minorHAnsi"/>
          <w:lang w:val="en-US"/>
        </w:rPr>
        <w:t>Gerig</w:t>
      </w:r>
      <w:proofErr w:type="spellEnd"/>
      <w:r w:rsidRPr="00E250F2">
        <w:rPr>
          <w:rFonts w:eastAsiaTheme="minorHAnsi"/>
          <w:lang w:val="en-US"/>
        </w:rPr>
        <w:t xml:space="preserve">, B. S., Happel, A., </w:t>
      </w:r>
      <w:proofErr w:type="spellStart"/>
      <w:r w:rsidRPr="00E250F2">
        <w:rPr>
          <w:rFonts w:eastAsiaTheme="minorHAnsi"/>
          <w:lang w:val="en-US"/>
        </w:rPr>
        <w:t>Höök</w:t>
      </w:r>
      <w:proofErr w:type="spellEnd"/>
      <w:r w:rsidRPr="00E250F2">
        <w:rPr>
          <w:rFonts w:eastAsiaTheme="minorHAnsi"/>
          <w:lang w:val="en-US"/>
        </w:rPr>
        <w:t xml:space="preserve">, T. O., </w:t>
      </w:r>
      <w:proofErr w:type="spellStart"/>
      <w:r w:rsidRPr="00E250F2">
        <w:rPr>
          <w:rFonts w:eastAsiaTheme="minorHAnsi"/>
          <w:lang w:val="en-US"/>
        </w:rPr>
        <w:t>Keppeler</w:t>
      </w:r>
      <w:proofErr w:type="spellEnd"/>
      <w:r w:rsidRPr="00E250F2">
        <w:rPr>
          <w:rFonts w:eastAsiaTheme="minorHAnsi"/>
          <w:lang w:val="en-US"/>
        </w:rPr>
        <w:t xml:space="preserve">, F. W., </w:t>
      </w:r>
      <w:proofErr w:type="spellStart"/>
      <w:r w:rsidRPr="00E250F2">
        <w:rPr>
          <w:rFonts w:eastAsiaTheme="minorHAnsi"/>
          <w:lang w:val="en-US"/>
        </w:rPr>
        <w:t>Kornis</w:t>
      </w:r>
      <w:proofErr w:type="spellEnd"/>
      <w:r w:rsidRPr="00E250F2">
        <w:rPr>
          <w:rFonts w:eastAsiaTheme="minorHAnsi"/>
          <w:lang w:val="en-US"/>
        </w:rPr>
        <w:t xml:space="preserve">, M. S., </w:t>
      </w:r>
      <w:proofErr w:type="spellStart"/>
      <w:r w:rsidRPr="00E250F2">
        <w:rPr>
          <w:rFonts w:eastAsiaTheme="minorHAnsi"/>
          <w:lang w:val="en-US"/>
        </w:rPr>
        <w:t>Lepak</w:t>
      </w:r>
      <w:proofErr w:type="spellEnd"/>
      <w:r w:rsidRPr="00E250F2">
        <w:rPr>
          <w:rFonts w:eastAsiaTheme="minorHAnsi"/>
          <w:lang w:val="en-US"/>
        </w:rPr>
        <w:t xml:space="preserve">, R. F., McNaught, A. S., Roth, B. M., </w:t>
      </w:r>
      <w:proofErr w:type="spellStart"/>
      <w:r w:rsidRPr="00E250F2">
        <w:rPr>
          <w:rFonts w:eastAsiaTheme="minorHAnsi"/>
          <w:lang w:val="en-US"/>
        </w:rPr>
        <w:t>Turschak</w:t>
      </w:r>
      <w:proofErr w:type="spellEnd"/>
      <w:r w:rsidRPr="00E250F2">
        <w:rPr>
          <w:rFonts w:eastAsiaTheme="minorHAnsi"/>
          <w:lang w:val="en-US"/>
        </w:rPr>
        <w:t>, B. A., Hoffman, J. C. and Jensen, O. P. 2024. Testing food web theory in a large lake: The role of body size in habitat coupling in Lake Michigan. - Ecology 105: e4413.</w:t>
      </w:r>
    </w:p>
    <w:p w14:paraId="45050543" w14:textId="77777777" w:rsidR="00E250F2" w:rsidRPr="00E250F2" w:rsidRDefault="00E250F2" w:rsidP="00E250F2">
      <w:pPr>
        <w:pStyle w:val="Bibliography"/>
        <w:rPr>
          <w:rFonts w:eastAsiaTheme="minorHAnsi"/>
          <w:lang w:val="en-US"/>
        </w:rPr>
      </w:pPr>
      <w:r w:rsidRPr="00E250F2">
        <w:rPr>
          <w:rFonts w:eastAsiaTheme="minorHAnsi"/>
          <w:lang w:val="en-US"/>
        </w:rPr>
        <w:t>McCann, K. S. and Rooney, N. 2009. The more food webs change, the more they stay the same. - Phil. Trans. R. Soc. B 364: 1789–1801.</w:t>
      </w:r>
    </w:p>
    <w:p w14:paraId="6CA7A5BE" w14:textId="77777777" w:rsidR="00E250F2" w:rsidRPr="00E250F2" w:rsidRDefault="00E250F2" w:rsidP="00E250F2">
      <w:pPr>
        <w:pStyle w:val="Bibliography"/>
        <w:rPr>
          <w:rFonts w:eastAsiaTheme="minorHAnsi"/>
          <w:lang w:val="en-US"/>
        </w:rPr>
      </w:pPr>
      <w:r w:rsidRPr="00E250F2">
        <w:rPr>
          <w:rFonts w:eastAsiaTheme="minorHAnsi"/>
          <w:lang w:val="en-US"/>
        </w:rPr>
        <w:t xml:space="preserve">McCann, K. S., Rasmussen, J. B. and </w:t>
      </w:r>
      <w:proofErr w:type="spellStart"/>
      <w:r w:rsidRPr="00E250F2">
        <w:rPr>
          <w:rFonts w:eastAsiaTheme="minorHAnsi"/>
          <w:lang w:val="en-US"/>
        </w:rPr>
        <w:t>Umbanhowar</w:t>
      </w:r>
      <w:proofErr w:type="spellEnd"/>
      <w:r w:rsidRPr="00E250F2">
        <w:rPr>
          <w:rFonts w:eastAsiaTheme="minorHAnsi"/>
          <w:lang w:val="en-US"/>
        </w:rPr>
        <w:t>, J. 2005. The dynamics of spatially coupled food webs. - Ecology Letters 8: 513–523.</w:t>
      </w:r>
    </w:p>
    <w:p w14:paraId="768E5205" w14:textId="77777777" w:rsidR="00E250F2" w:rsidRPr="00E250F2" w:rsidRDefault="00E250F2" w:rsidP="00E250F2">
      <w:pPr>
        <w:pStyle w:val="Bibliography"/>
        <w:rPr>
          <w:rFonts w:eastAsiaTheme="minorHAnsi"/>
          <w:lang w:val="en-US"/>
        </w:rPr>
      </w:pPr>
      <w:r w:rsidRPr="00E250F2">
        <w:rPr>
          <w:rFonts w:eastAsiaTheme="minorHAnsi"/>
          <w:lang w:val="en-US"/>
        </w:rPr>
        <w:t xml:space="preserve">McMeans, B. C., McCann, K. S., Tunney, T. D., Fisk, A. T., Muir, A. M., Lester, N., </w:t>
      </w:r>
      <w:proofErr w:type="spellStart"/>
      <w:r w:rsidRPr="00E250F2">
        <w:rPr>
          <w:rFonts w:eastAsiaTheme="minorHAnsi"/>
          <w:lang w:val="en-US"/>
        </w:rPr>
        <w:t>Shuter</w:t>
      </w:r>
      <w:proofErr w:type="spellEnd"/>
      <w:r w:rsidRPr="00E250F2">
        <w:rPr>
          <w:rFonts w:eastAsiaTheme="minorHAnsi"/>
          <w:lang w:val="en-US"/>
        </w:rPr>
        <w:t>, B. and Rooney, N. 2016. The adaptive capacity of lake food webs: from individuals to ecosystems. - Ecological Monographs 86: 4–19.</w:t>
      </w:r>
    </w:p>
    <w:p w14:paraId="4CED8E84"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Mittelbach</w:t>
      </w:r>
      <w:proofErr w:type="spellEnd"/>
      <w:r w:rsidRPr="00E250F2">
        <w:rPr>
          <w:rFonts w:eastAsiaTheme="minorHAnsi"/>
          <w:lang w:val="en-US"/>
        </w:rPr>
        <w:t xml:space="preserve">, G. G. and Persson, L. 1998. The ontogeny of </w:t>
      </w:r>
      <w:proofErr w:type="spellStart"/>
      <w:r w:rsidRPr="00E250F2">
        <w:rPr>
          <w:rFonts w:eastAsiaTheme="minorHAnsi"/>
          <w:lang w:val="en-US"/>
        </w:rPr>
        <w:t>piscivory</w:t>
      </w:r>
      <w:proofErr w:type="spellEnd"/>
      <w:r w:rsidRPr="00E250F2">
        <w:rPr>
          <w:rFonts w:eastAsiaTheme="minorHAnsi"/>
          <w:lang w:val="en-US"/>
        </w:rPr>
        <w:t xml:space="preserve"> and its ecological consequences. - Can. J. Fish. </w:t>
      </w:r>
      <w:proofErr w:type="spellStart"/>
      <w:r w:rsidRPr="00E250F2">
        <w:rPr>
          <w:rFonts w:eastAsiaTheme="minorHAnsi"/>
          <w:lang w:val="en-US"/>
        </w:rPr>
        <w:t>Aquat</w:t>
      </w:r>
      <w:proofErr w:type="spellEnd"/>
      <w:r w:rsidRPr="00E250F2">
        <w:rPr>
          <w:rFonts w:eastAsiaTheme="minorHAnsi"/>
          <w:lang w:val="en-US"/>
        </w:rPr>
        <w:t>. Sci. 55: 1454–1465.</w:t>
      </w:r>
    </w:p>
    <w:p w14:paraId="50812BCE" w14:textId="77777777" w:rsidR="00E250F2" w:rsidRPr="00E250F2" w:rsidRDefault="00E250F2" w:rsidP="00E250F2">
      <w:pPr>
        <w:pStyle w:val="Bibliography"/>
        <w:rPr>
          <w:rFonts w:eastAsiaTheme="minorHAnsi"/>
          <w:lang w:val="en-US"/>
        </w:rPr>
      </w:pPr>
      <w:r w:rsidRPr="00E250F2">
        <w:rPr>
          <w:rFonts w:eastAsiaTheme="minorHAnsi"/>
          <w:lang w:val="en-US"/>
        </w:rPr>
        <w:t xml:space="preserve">Paterson, G., Whittle, D. M., </w:t>
      </w:r>
      <w:proofErr w:type="spellStart"/>
      <w:r w:rsidRPr="00E250F2">
        <w:rPr>
          <w:rFonts w:eastAsiaTheme="minorHAnsi"/>
          <w:lang w:val="en-US"/>
        </w:rPr>
        <w:t>Drouillard</w:t>
      </w:r>
      <w:proofErr w:type="spellEnd"/>
      <w:r w:rsidRPr="00E250F2">
        <w:rPr>
          <w:rFonts w:eastAsiaTheme="minorHAnsi"/>
          <w:lang w:val="en-US"/>
        </w:rPr>
        <w:t xml:space="preserve">, K. G. and Haffner, G. D. 2009. Declining lake trout (Salvelinus </w:t>
      </w:r>
      <w:proofErr w:type="spellStart"/>
      <w:r w:rsidRPr="00E250F2">
        <w:rPr>
          <w:rFonts w:eastAsiaTheme="minorHAnsi"/>
          <w:lang w:val="en-US"/>
        </w:rPr>
        <w:t>namaycush</w:t>
      </w:r>
      <w:proofErr w:type="spellEnd"/>
      <w:r w:rsidRPr="00E250F2">
        <w:rPr>
          <w:rFonts w:eastAsiaTheme="minorHAnsi"/>
          <w:lang w:val="en-US"/>
        </w:rPr>
        <w:t xml:space="preserve">) energy density: are there too many salmonid predators in the Great Lakes? - Can. J. Fish. </w:t>
      </w:r>
      <w:proofErr w:type="spellStart"/>
      <w:r w:rsidRPr="00E250F2">
        <w:rPr>
          <w:rFonts w:eastAsiaTheme="minorHAnsi"/>
          <w:lang w:val="en-US"/>
        </w:rPr>
        <w:t>Aquat</w:t>
      </w:r>
      <w:proofErr w:type="spellEnd"/>
      <w:r w:rsidRPr="00E250F2">
        <w:rPr>
          <w:rFonts w:eastAsiaTheme="minorHAnsi"/>
          <w:lang w:val="en-US"/>
        </w:rPr>
        <w:t>. Sci. 66: 919–932.</w:t>
      </w:r>
    </w:p>
    <w:p w14:paraId="067A4D1D"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Portt</w:t>
      </w:r>
      <w:proofErr w:type="spellEnd"/>
      <w:r w:rsidRPr="00E250F2">
        <w:rPr>
          <w:rFonts w:eastAsiaTheme="minorHAnsi"/>
          <w:lang w:val="en-US"/>
        </w:rPr>
        <w:t>, C. B., Coker, G. A., Ming, D. L. and Randall, R. G. 2006. A review of fish sampling methods commonly used in Canadian freshwater habitats. in press.</w:t>
      </w:r>
    </w:p>
    <w:p w14:paraId="1CED0BC2" w14:textId="77777777" w:rsidR="00E250F2" w:rsidRPr="00E250F2" w:rsidRDefault="00E250F2" w:rsidP="00E250F2">
      <w:pPr>
        <w:pStyle w:val="Bibliography"/>
        <w:rPr>
          <w:rFonts w:eastAsiaTheme="minorHAnsi"/>
          <w:lang w:val="en-US"/>
        </w:rPr>
      </w:pPr>
      <w:r w:rsidRPr="00E250F2">
        <w:rPr>
          <w:rFonts w:eastAsiaTheme="minorHAnsi"/>
          <w:lang w:val="en-US"/>
        </w:rPr>
        <w:t>Post, D. M. 2002. Using Stable Isotopes to Estimate Trophic Position: Models, Methods, and Assumptions. - Ecology 83: 703–718.</w:t>
      </w:r>
    </w:p>
    <w:p w14:paraId="4CE8CA1F" w14:textId="77777777" w:rsidR="00E250F2" w:rsidRPr="00E250F2" w:rsidRDefault="00E250F2" w:rsidP="00E250F2">
      <w:pPr>
        <w:pStyle w:val="Bibliography"/>
        <w:rPr>
          <w:rFonts w:eastAsiaTheme="minorHAnsi"/>
          <w:lang w:val="en-US"/>
        </w:rPr>
      </w:pPr>
      <w:r w:rsidRPr="00E250F2">
        <w:rPr>
          <w:rFonts w:eastAsiaTheme="minorHAnsi"/>
          <w:lang w:val="en-US"/>
        </w:rPr>
        <w:t xml:space="preserve">Post, D. M., Layman, C. A., Arrington, D. A., </w:t>
      </w:r>
      <w:proofErr w:type="spellStart"/>
      <w:r w:rsidRPr="00E250F2">
        <w:rPr>
          <w:rFonts w:eastAsiaTheme="minorHAnsi"/>
          <w:lang w:val="en-US"/>
        </w:rPr>
        <w:t>Takimoto</w:t>
      </w:r>
      <w:proofErr w:type="spellEnd"/>
      <w:r w:rsidRPr="00E250F2">
        <w:rPr>
          <w:rFonts w:eastAsiaTheme="minorHAnsi"/>
          <w:lang w:val="en-US"/>
        </w:rPr>
        <w:t xml:space="preserve">, G., </w:t>
      </w:r>
      <w:proofErr w:type="spellStart"/>
      <w:r w:rsidRPr="00E250F2">
        <w:rPr>
          <w:rFonts w:eastAsiaTheme="minorHAnsi"/>
          <w:lang w:val="en-US"/>
        </w:rPr>
        <w:t>Quattrochi</w:t>
      </w:r>
      <w:proofErr w:type="spellEnd"/>
      <w:r w:rsidRPr="00E250F2">
        <w:rPr>
          <w:rFonts w:eastAsiaTheme="minorHAnsi"/>
          <w:lang w:val="en-US"/>
        </w:rPr>
        <w:t xml:space="preserve">, J. and Montaña, C. G. 2007. Getting to the fat of the matter: models, </w:t>
      </w:r>
      <w:proofErr w:type="gramStart"/>
      <w:r w:rsidRPr="00E250F2">
        <w:rPr>
          <w:rFonts w:eastAsiaTheme="minorHAnsi"/>
          <w:lang w:val="en-US"/>
        </w:rPr>
        <w:t>methods</w:t>
      </w:r>
      <w:proofErr w:type="gramEnd"/>
      <w:r w:rsidRPr="00E250F2">
        <w:rPr>
          <w:rFonts w:eastAsiaTheme="minorHAnsi"/>
          <w:lang w:val="en-US"/>
        </w:rPr>
        <w:t xml:space="preserve"> and assumptions for dealing with lipids in stable isotope analyses. - </w:t>
      </w:r>
      <w:proofErr w:type="spellStart"/>
      <w:r w:rsidRPr="00E250F2">
        <w:rPr>
          <w:rFonts w:eastAsiaTheme="minorHAnsi"/>
          <w:lang w:val="en-US"/>
        </w:rPr>
        <w:t>Oecologia</w:t>
      </w:r>
      <w:proofErr w:type="spellEnd"/>
      <w:r w:rsidRPr="00E250F2">
        <w:rPr>
          <w:rFonts w:eastAsiaTheme="minorHAnsi"/>
          <w:lang w:val="en-US"/>
        </w:rPr>
        <w:t xml:space="preserve"> 152: 179–189.</w:t>
      </w:r>
    </w:p>
    <w:p w14:paraId="199EED64" w14:textId="77777777" w:rsidR="00E250F2" w:rsidRPr="00E250F2" w:rsidRDefault="00E250F2" w:rsidP="00E250F2">
      <w:pPr>
        <w:pStyle w:val="Bibliography"/>
        <w:rPr>
          <w:rFonts w:eastAsiaTheme="minorHAnsi"/>
          <w:lang w:val="en-US"/>
        </w:rPr>
      </w:pPr>
      <w:r w:rsidRPr="00E250F2">
        <w:rPr>
          <w:rFonts w:eastAsiaTheme="minorHAnsi"/>
          <w:lang w:val="en-US"/>
        </w:rPr>
        <w:t xml:space="preserve">Ridgway, M., </w:t>
      </w:r>
      <w:proofErr w:type="spellStart"/>
      <w:r w:rsidRPr="00E250F2">
        <w:rPr>
          <w:rFonts w:eastAsiaTheme="minorHAnsi"/>
          <w:lang w:val="en-US"/>
        </w:rPr>
        <w:t>Middel</w:t>
      </w:r>
      <w:proofErr w:type="spellEnd"/>
      <w:r w:rsidRPr="00E250F2">
        <w:rPr>
          <w:rFonts w:eastAsiaTheme="minorHAnsi"/>
          <w:lang w:val="en-US"/>
        </w:rPr>
        <w:t>, T. and Bell, A. 2017. Aquatic ecology, history, and diversity of Algonquin Provincial Park. - Information Report IR–10. 203 p. in press.</w:t>
      </w:r>
    </w:p>
    <w:p w14:paraId="0105DEE9" w14:textId="77777777" w:rsidR="00E250F2" w:rsidRPr="00E250F2" w:rsidRDefault="00E250F2" w:rsidP="00E250F2">
      <w:pPr>
        <w:pStyle w:val="Bibliography"/>
        <w:rPr>
          <w:rFonts w:eastAsiaTheme="minorHAnsi"/>
          <w:lang w:val="en-US"/>
        </w:rPr>
      </w:pPr>
      <w:r w:rsidRPr="00E250F2">
        <w:rPr>
          <w:rFonts w:eastAsiaTheme="minorHAnsi"/>
          <w:lang w:val="en-US"/>
        </w:rPr>
        <w:lastRenderedPageBreak/>
        <w:t xml:space="preserve">Rodrigues, T. H., </w:t>
      </w:r>
      <w:proofErr w:type="spellStart"/>
      <w:r w:rsidRPr="00E250F2">
        <w:rPr>
          <w:rFonts w:eastAsiaTheme="minorHAnsi"/>
          <w:lang w:val="en-US"/>
        </w:rPr>
        <w:t>Hrenchuk</w:t>
      </w:r>
      <w:proofErr w:type="spellEnd"/>
      <w:r w:rsidRPr="00E250F2">
        <w:rPr>
          <w:rFonts w:eastAsiaTheme="minorHAnsi"/>
          <w:lang w:val="en-US"/>
        </w:rPr>
        <w:t xml:space="preserve">, L. E. and </w:t>
      </w:r>
      <w:proofErr w:type="spellStart"/>
      <w:r w:rsidRPr="00E250F2">
        <w:rPr>
          <w:rFonts w:eastAsiaTheme="minorHAnsi"/>
          <w:lang w:val="en-US"/>
        </w:rPr>
        <w:t>Blanchfield</w:t>
      </w:r>
      <w:proofErr w:type="spellEnd"/>
      <w:r w:rsidRPr="00E250F2">
        <w:rPr>
          <w:rFonts w:eastAsiaTheme="minorHAnsi"/>
          <w:lang w:val="en-US"/>
        </w:rPr>
        <w:t xml:space="preserve">, P. J. 2025. </w:t>
      </w:r>
      <w:proofErr w:type="gramStart"/>
      <w:r w:rsidRPr="00E250F2">
        <w:rPr>
          <w:rFonts w:eastAsiaTheme="minorHAnsi"/>
          <w:lang w:val="en-US"/>
        </w:rPr>
        <w:t>Spatially-explicit</w:t>
      </w:r>
      <w:proofErr w:type="gramEnd"/>
      <w:r w:rsidRPr="00E250F2">
        <w:rPr>
          <w:rFonts w:eastAsiaTheme="minorHAnsi"/>
          <w:lang w:val="en-US"/>
        </w:rPr>
        <w:t xml:space="preserve"> foraging by an apex predator linked to nearshore prey and their accessibility in lakes. - Oikos 2025: e11066.</w:t>
      </w:r>
    </w:p>
    <w:p w14:paraId="5945525B" w14:textId="77777777" w:rsidR="00E250F2" w:rsidRPr="00E250F2" w:rsidRDefault="00E250F2" w:rsidP="00E250F2">
      <w:pPr>
        <w:pStyle w:val="Bibliography"/>
        <w:rPr>
          <w:rFonts w:eastAsiaTheme="minorHAnsi"/>
          <w:lang w:val="en-US"/>
        </w:rPr>
      </w:pPr>
      <w:r w:rsidRPr="00E250F2">
        <w:rPr>
          <w:rFonts w:eastAsiaTheme="minorHAnsi"/>
          <w:lang w:val="en-US"/>
        </w:rPr>
        <w:t xml:space="preserve">Roman, J., Abraham, A. J., </w:t>
      </w:r>
      <w:proofErr w:type="spellStart"/>
      <w:r w:rsidRPr="00E250F2">
        <w:rPr>
          <w:rFonts w:eastAsiaTheme="minorHAnsi"/>
          <w:lang w:val="en-US"/>
        </w:rPr>
        <w:t>Kiszka</w:t>
      </w:r>
      <w:proofErr w:type="spellEnd"/>
      <w:r w:rsidRPr="00E250F2">
        <w:rPr>
          <w:rFonts w:eastAsiaTheme="minorHAnsi"/>
          <w:lang w:val="en-US"/>
        </w:rPr>
        <w:t xml:space="preserve">, J. J., Costa, D. P., Doughty, C. E., </w:t>
      </w:r>
      <w:proofErr w:type="spellStart"/>
      <w:r w:rsidRPr="00E250F2">
        <w:rPr>
          <w:rFonts w:eastAsiaTheme="minorHAnsi"/>
          <w:lang w:val="en-US"/>
        </w:rPr>
        <w:t>Friedlaender</w:t>
      </w:r>
      <w:proofErr w:type="spellEnd"/>
      <w:r w:rsidRPr="00E250F2">
        <w:rPr>
          <w:rFonts w:eastAsiaTheme="minorHAnsi"/>
          <w:lang w:val="en-US"/>
        </w:rPr>
        <w:t xml:space="preserve">, A., </w:t>
      </w:r>
      <w:proofErr w:type="spellStart"/>
      <w:r w:rsidRPr="00E250F2">
        <w:rPr>
          <w:rFonts w:eastAsiaTheme="minorHAnsi"/>
          <w:lang w:val="en-US"/>
        </w:rPr>
        <w:t>Hückstädt</w:t>
      </w:r>
      <w:proofErr w:type="spellEnd"/>
      <w:r w:rsidRPr="00E250F2">
        <w:rPr>
          <w:rFonts w:eastAsiaTheme="minorHAnsi"/>
          <w:lang w:val="en-US"/>
        </w:rPr>
        <w:t xml:space="preserve">, L. A., </w:t>
      </w:r>
      <w:proofErr w:type="spellStart"/>
      <w:r w:rsidRPr="00E250F2">
        <w:rPr>
          <w:rFonts w:eastAsiaTheme="minorHAnsi"/>
          <w:lang w:val="en-US"/>
        </w:rPr>
        <w:t>Marcondes</w:t>
      </w:r>
      <w:proofErr w:type="spellEnd"/>
      <w:r w:rsidRPr="00E250F2">
        <w:rPr>
          <w:rFonts w:eastAsiaTheme="minorHAnsi"/>
          <w:lang w:val="en-US"/>
        </w:rPr>
        <w:t xml:space="preserve">, M., </w:t>
      </w:r>
      <w:proofErr w:type="spellStart"/>
      <w:r w:rsidRPr="00E250F2">
        <w:rPr>
          <w:rFonts w:eastAsiaTheme="minorHAnsi"/>
          <w:lang w:val="en-US"/>
        </w:rPr>
        <w:t>Wetsel</w:t>
      </w:r>
      <w:proofErr w:type="spellEnd"/>
      <w:r w:rsidRPr="00E250F2">
        <w:rPr>
          <w:rFonts w:eastAsiaTheme="minorHAnsi"/>
          <w:lang w:val="en-US"/>
        </w:rPr>
        <w:t xml:space="preserve">, E. and Pershing, A. J. 2025. Migrating baleen whales transport high-latitude nutrients to tropical and subtropical ecosystems. - Nat </w:t>
      </w:r>
      <w:proofErr w:type="spellStart"/>
      <w:r w:rsidRPr="00E250F2">
        <w:rPr>
          <w:rFonts w:eastAsiaTheme="minorHAnsi"/>
          <w:lang w:val="en-US"/>
        </w:rPr>
        <w:t>Commun</w:t>
      </w:r>
      <w:proofErr w:type="spellEnd"/>
      <w:r w:rsidRPr="00E250F2">
        <w:rPr>
          <w:rFonts w:eastAsiaTheme="minorHAnsi"/>
          <w:lang w:val="en-US"/>
        </w:rPr>
        <w:t xml:space="preserve"> 16: 2125.</w:t>
      </w:r>
    </w:p>
    <w:p w14:paraId="5375525D" w14:textId="77777777" w:rsidR="00E250F2" w:rsidRPr="00E250F2" w:rsidRDefault="00E250F2" w:rsidP="00E250F2">
      <w:pPr>
        <w:pStyle w:val="Bibliography"/>
        <w:rPr>
          <w:rFonts w:eastAsiaTheme="minorHAnsi"/>
          <w:lang w:val="en-US"/>
        </w:rPr>
      </w:pPr>
      <w:r w:rsidRPr="00E250F2">
        <w:rPr>
          <w:rFonts w:eastAsiaTheme="minorHAnsi"/>
          <w:lang w:val="en-US"/>
        </w:rPr>
        <w:t>Rooney, N., McCann, K. S. and Moore, J. C. 2008. A landscape theory for food web architecture. - Ecology Letters 11: 867–881.</w:t>
      </w:r>
    </w:p>
    <w:p w14:paraId="56E58EE7" w14:textId="77777777" w:rsidR="00E250F2" w:rsidRPr="00E250F2" w:rsidRDefault="00E250F2" w:rsidP="00E250F2">
      <w:pPr>
        <w:pStyle w:val="Bibliography"/>
        <w:rPr>
          <w:rFonts w:eastAsiaTheme="minorHAnsi"/>
          <w:lang w:val="en-US"/>
        </w:rPr>
      </w:pPr>
      <w:r w:rsidRPr="00E250F2">
        <w:rPr>
          <w:rFonts w:eastAsiaTheme="minorHAnsi"/>
          <w:lang w:val="en-US"/>
        </w:rPr>
        <w:t xml:space="preserve">Schindler, D. E. and </w:t>
      </w:r>
      <w:proofErr w:type="spellStart"/>
      <w:r w:rsidRPr="00E250F2">
        <w:rPr>
          <w:rFonts w:eastAsiaTheme="minorHAnsi"/>
          <w:lang w:val="en-US"/>
        </w:rPr>
        <w:t>Scheuerell</w:t>
      </w:r>
      <w:proofErr w:type="spellEnd"/>
      <w:r w:rsidRPr="00E250F2">
        <w:rPr>
          <w:rFonts w:eastAsiaTheme="minorHAnsi"/>
          <w:lang w:val="en-US"/>
        </w:rPr>
        <w:t>, M. D. 2002. Habitat coupling in lake ecosystems. - Oikos 98: 177–189.</w:t>
      </w:r>
    </w:p>
    <w:p w14:paraId="3FA81AF2" w14:textId="77777777" w:rsidR="00E250F2" w:rsidRPr="00E250F2" w:rsidRDefault="00E250F2" w:rsidP="00E250F2">
      <w:pPr>
        <w:pStyle w:val="Bibliography"/>
        <w:rPr>
          <w:rFonts w:eastAsiaTheme="minorHAnsi"/>
          <w:lang w:val="en-US"/>
        </w:rPr>
      </w:pPr>
      <w:r w:rsidRPr="00E250F2">
        <w:rPr>
          <w:rFonts w:eastAsiaTheme="minorHAnsi"/>
          <w:lang w:val="en-US"/>
        </w:rPr>
        <w:t>Scott, W. B. and Crossman, E. J. 1973. Freshwater fishes of Canada. - Fisheries Research Board of Canada.</w:t>
      </w:r>
    </w:p>
    <w:p w14:paraId="2F1E8663" w14:textId="77777777" w:rsidR="00E250F2" w:rsidRPr="00E250F2" w:rsidRDefault="00E250F2" w:rsidP="00E250F2">
      <w:pPr>
        <w:pStyle w:val="Bibliography"/>
        <w:rPr>
          <w:rFonts w:eastAsiaTheme="minorHAnsi"/>
          <w:lang w:val="en-US"/>
        </w:rPr>
      </w:pPr>
      <w:proofErr w:type="spellStart"/>
      <w:r w:rsidRPr="00E250F2">
        <w:rPr>
          <w:rFonts w:eastAsiaTheme="minorHAnsi"/>
          <w:lang w:val="en-US"/>
        </w:rPr>
        <w:t>Stiling</w:t>
      </w:r>
      <w:proofErr w:type="spellEnd"/>
      <w:r w:rsidRPr="00E250F2">
        <w:rPr>
          <w:rFonts w:eastAsiaTheme="minorHAnsi"/>
          <w:lang w:val="en-US"/>
        </w:rPr>
        <w:t xml:space="preserve">, R. R., Olden, J. D., </w:t>
      </w:r>
      <w:proofErr w:type="spellStart"/>
      <w:r w:rsidRPr="00E250F2">
        <w:rPr>
          <w:rFonts w:eastAsiaTheme="minorHAnsi"/>
          <w:lang w:val="en-US"/>
        </w:rPr>
        <w:t>Boulêtreau</w:t>
      </w:r>
      <w:proofErr w:type="spellEnd"/>
      <w:r w:rsidRPr="00E250F2">
        <w:rPr>
          <w:rFonts w:eastAsiaTheme="minorHAnsi"/>
          <w:lang w:val="en-US"/>
        </w:rPr>
        <w:t xml:space="preserve">, S., </w:t>
      </w:r>
      <w:proofErr w:type="spellStart"/>
      <w:r w:rsidRPr="00E250F2">
        <w:rPr>
          <w:rFonts w:eastAsiaTheme="minorHAnsi"/>
          <w:lang w:val="en-US"/>
        </w:rPr>
        <w:t>Cucherousset</w:t>
      </w:r>
      <w:proofErr w:type="spellEnd"/>
      <w:r w:rsidRPr="00E250F2">
        <w:rPr>
          <w:rFonts w:eastAsiaTheme="minorHAnsi"/>
          <w:lang w:val="en-US"/>
        </w:rPr>
        <w:t xml:space="preserve">, J. and </w:t>
      </w:r>
      <w:proofErr w:type="spellStart"/>
      <w:r w:rsidRPr="00E250F2">
        <w:rPr>
          <w:rFonts w:eastAsiaTheme="minorHAnsi"/>
          <w:lang w:val="en-US"/>
        </w:rPr>
        <w:t>Holtgrieve</w:t>
      </w:r>
      <w:proofErr w:type="spellEnd"/>
      <w:r w:rsidRPr="00E250F2">
        <w:rPr>
          <w:rFonts w:eastAsiaTheme="minorHAnsi"/>
          <w:lang w:val="en-US"/>
        </w:rPr>
        <w:t xml:space="preserve">, G. W. 2023. Global investigation of lake habitat coupling by fishes. - </w:t>
      </w:r>
      <w:proofErr w:type="spellStart"/>
      <w:r w:rsidRPr="00E250F2">
        <w:rPr>
          <w:rFonts w:eastAsiaTheme="minorHAnsi"/>
          <w:lang w:val="en-US"/>
        </w:rPr>
        <w:t>Oecologia</w:t>
      </w:r>
      <w:proofErr w:type="spellEnd"/>
      <w:r w:rsidRPr="00E250F2">
        <w:rPr>
          <w:rFonts w:eastAsiaTheme="minorHAnsi"/>
          <w:lang w:val="en-US"/>
        </w:rPr>
        <w:t xml:space="preserve"> 202: 617–628.</w:t>
      </w:r>
    </w:p>
    <w:p w14:paraId="411660F3" w14:textId="77777777" w:rsidR="00E250F2" w:rsidRPr="00E250F2" w:rsidRDefault="00E250F2" w:rsidP="00E250F2">
      <w:pPr>
        <w:pStyle w:val="Bibliography"/>
        <w:rPr>
          <w:rFonts w:eastAsiaTheme="minorHAnsi"/>
          <w:lang w:val="en-US"/>
        </w:rPr>
      </w:pPr>
      <w:r w:rsidRPr="00E250F2">
        <w:rPr>
          <w:rFonts w:eastAsiaTheme="minorHAnsi"/>
          <w:lang w:val="en-US"/>
        </w:rPr>
        <w:t>Stone, N. M., Kelly, A. M. and Roy, L. A. 2016. A Fish of Weedy Waters: Golden Shiner Biology and Culture. - Journal of the World Aquaculture Society 47: 152–200.</w:t>
      </w:r>
    </w:p>
    <w:p w14:paraId="12923414" w14:textId="77777777" w:rsidR="00E250F2" w:rsidRPr="00E250F2" w:rsidRDefault="00E250F2" w:rsidP="00E250F2">
      <w:pPr>
        <w:pStyle w:val="Bibliography"/>
        <w:rPr>
          <w:rFonts w:eastAsiaTheme="minorHAnsi"/>
          <w:lang w:val="en-US"/>
        </w:rPr>
      </w:pPr>
      <w:r w:rsidRPr="00E250F2">
        <w:rPr>
          <w:rFonts w:eastAsiaTheme="minorHAnsi"/>
          <w:lang w:val="en-US"/>
        </w:rPr>
        <w:t xml:space="preserve">Toscano, B. J., </w:t>
      </w:r>
      <w:proofErr w:type="spellStart"/>
      <w:r w:rsidRPr="00E250F2">
        <w:rPr>
          <w:rFonts w:eastAsiaTheme="minorHAnsi"/>
          <w:lang w:val="en-US"/>
        </w:rPr>
        <w:t>Gownaris</w:t>
      </w:r>
      <w:proofErr w:type="spellEnd"/>
      <w:r w:rsidRPr="00E250F2">
        <w:rPr>
          <w:rFonts w:eastAsiaTheme="minorHAnsi"/>
          <w:lang w:val="en-US"/>
        </w:rPr>
        <w:t xml:space="preserve">, N. J., </w:t>
      </w:r>
      <w:proofErr w:type="spellStart"/>
      <w:r w:rsidRPr="00E250F2">
        <w:rPr>
          <w:rFonts w:eastAsiaTheme="minorHAnsi"/>
          <w:lang w:val="en-US"/>
        </w:rPr>
        <w:t>Heerhartz</w:t>
      </w:r>
      <w:proofErr w:type="spellEnd"/>
      <w:r w:rsidRPr="00E250F2">
        <w:rPr>
          <w:rFonts w:eastAsiaTheme="minorHAnsi"/>
          <w:lang w:val="en-US"/>
        </w:rPr>
        <w:t xml:space="preserve">, S. M. and Monaco, C. J. 2016. Personality, foraging </w:t>
      </w:r>
      <w:proofErr w:type="gramStart"/>
      <w:r w:rsidRPr="00E250F2">
        <w:rPr>
          <w:rFonts w:eastAsiaTheme="minorHAnsi"/>
          <w:lang w:val="en-US"/>
        </w:rPr>
        <w:t>behavior</w:t>
      </w:r>
      <w:proofErr w:type="gramEnd"/>
      <w:r w:rsidRPr="00E250F2">
        <w:rPr>
          <w:rFonts w:eastAsiaTheme="minorHAnsi"/>
          <w:lang w:val="en-US"/>
        </w:rPr>
        <w:t xml:space="preserve"> and specialization: integrating behavioral and food web ecology at the individual level. - </w:t>
      </w:r>
      <w:proofErr w:type="spellStart"/>
      <w:r w:rsidRPr="00E250F2">
        <w:rPr>
          <w:rFonts w:eastAsiaTheme="minorHAnsi"/>
          <w:lang w:val="en-US"/>
        </w:rPr>
        <w:t>Oecologia</w:t>
      </w:r>
      <w:proofErr w:type="spellEnd"/>
      <w:r w:rsidRPr="00E250F2">
        <w:rPr>
          <w:rFonts w:eastAsiaTheme="minorHAnsi"/>
          <w:lang w:val="en-US"/>
        </w:rPr>
        <w:t xml:space="preserve"> 182: 55–69.</w:t>
      </w:r>
    </w:p>
    <w:p w14:paraId="0DE4A907" w14:textId="77777777" w:rsidR="00E250F2" w:rsidRPr="00E250F2" w:rsidRDefault="00E250F2" w:rsidP="00E250F2">
      <w:pPr>
        <w:pStyle w:val="Bibliography"/>
        <w:rPr>
          <w:rFonts w:eastAsiaTheme="minorHAnsi"/>
          <w:lang w:val="en-US"/>
        </w:rPr>
      </w:pPr>
      <w:r w:rsidRPr="00E250F2">
        <w:rPr>
          <w:rFonts w:eastAsiaTheme="minorHAnsi"/>
          <w:lang w:val="en-US"/>
        </w:rPr>
        <w:t xml:space="preserve">Tunney, T. D., McCann, K. S., Lester, N. P. and </w:t>
      </w:r>
      <w:proofErr w:type="spellStart"/>
      <w:r w:rsidRPr="00E250F2">
        <w:rPr>
          <w:rFonts w:eastAsiaTheme="minorHAnsi"/>
          <w:lang w:val="en-US"/>
        </w:rPr>
        <w:t>Shuter</w:t>
      </w:r>
      <w:proofErr w:type="spellEnd"/>
      <w:r w:rsidRPr="00E250F2">
        <w:rPr>
          <w:rFonts w:eastAsiaTheme="minorHAnsi"/>
          <w:lang w:val="en-US"/>
        </w:rPr>
        <w:t>, B. J. 2014. Effects of differential habitat warming on complex communities. - Proceedings of the National Academy of Sciences 111: 8077–8082.</w:t>
      </w:r>
    </w:p>
    <w:p w14:paraId="18352924" w14:textId="77777777" w:rsidR="00E250F2" w:rsidRPr="00E250F2" w:rsidRDefault="00E250F2" w:rsidP="00E250F2">
      <w:pPr>
        <w:pStyle w:val="Bibliography"/>
        <w:rPr>
          <w:rFonts w:eastAsiaTheme="minorHAnsi"/>
          <w:lang w:val="en-US"/>
        </w:rPr>
      </w:pPr>
      <w:r w:rsidRPr="00E250F2">
        <w:rPr>
          <w:rFonts w:eastAsiaTheme="minorHAnsi"/>
          <w:lang w:val="en-US"/>
        </w:rPr>
        <w:t xml:space="preserve">Tunney, T. D., McCann, K. S., Jarvis, L., Lester, N. P. and </w:t>
      </w:r>
      <w:proofErr w:type="spellStart"/>
      <w:r w:rsidRPr="00E250F2">
        <w:rPr>
          <w:rFonts w:eastAsiaTheme="minorHAnsi"/>
          <w:lang w:val="en-US"/>
        </w:rPr>
        <w:t>Shuter</w:t>
      </w:r>
      <w:proofErr w:type="spellEnd"/>
      <w:r w:rsidRPr="00E250F2">
        <w:rPr>
          <w:rFonts w:eastAsiaTheme="minorHAnsi"/>
          <w:lang w:val="en-US"/>
        </w:rPr>
        <w:t xml:space="preserve">, B. J. 2018. Blinded by the light? Nearshore energy pathway </w:t>
      </w:r>
      <w:proofErr w:type="gramStart"/>
      <w:r w:rsidRPr="00E250F2">
        <w:rPr>
          <w:rFonts w:eastAsiaTheme="minorHAnsi"/>
          <w:lang w:val="en-US"/>
        </w:rPr>
        <w:t>coupling</w:t>
      </w:r>
      <w:proofErr w:type="gramEnd"/>
      <w:r w:rsidRPr="00E250F2">
        <w:rPr>
          <w:rFonts w:eastAsiaTheme="minorHAnsi"/>
          <w:lang w:val="en-US"/>
        </w:rPr>
        <w:t xml:space="preserve"> and relative predator biomass increase with reduced water transparency across lakes. - </w:t>
      </w:r>
      <w:proofErr w:type="spellStart"/>
      <w:r w:rsidRPr="00E250F2">
        <w:rPr>
          <w:rFonts w:eastAsiaTheme="minorHAnsi"/>
          <w:lang w:val="en-US"/>
        </w:rPr>
        <w:t>Oecologia</w:t>
      </w:r>
      <w:proofErr w:type="spellEnd"/>
      <w:r w:rsidRPr="00E250F2">
        <w:rPr>
          <w:rFonts w:eastAsiaTheme="minorHAnsi"/>
          <w:lang w:val="en-US"/>
        </w:rPr>
        <w:t xml:space="preserve"> 186: 1031–1041.</w:t>
      </w:r>
    </w:p>
    <w:p w14:paraId="4A781B60" w14:textId="77777777" w:rsidR="00E250F2" w:rsidRPr="00E250F2" w:rsidRDefault="00E250F2" w:rsidP="00E250F2">
      <w:pPr>
        <w:pStyle w:val="Bibliography"/>
        <w:rPr>
          <w:rFonts w:eastAsiaTheme="minorHAnsi"/>
          <w:lang w:val="en-US"/>
        </w:rPr>
      </w:pPr>
      <w:r w:rsidRPr="00E250F2">
        <w:rPr>
          <w:rFonts w:eastAsiaTheme="minorHAnsi"/>
          <w:lang w:val="en-US"/>
        </w:rPr>
        <w:t xml:space="preserve">Vander </w:t>
      </w:r>
      <w:proofErr w:type="spellStart"/>
      <w:r w:rsidRPr="00E250F2">
        <w:rPr>
          <w:rFonts w:eastAsiaTheme="minorHAnsi"/>
          <w:lang w:val="en-US"/>
        </w:rPr>
        <w:t>Zanden</w:t>
      </w:r>
      <w:proofErr w:type="spellEnd"/>
      <w:r w:rsidRPr="00E250F2">
        <w:rPr>
          <w:rFonts w:eastAsiaTheme="minorHAnsi"/>
          <w:lang w:val="en-US"/>
        </w:rPr>
        <w:t>, M. J., Casselman, J. M. and Rasmussen, J. B. 1999. Stable isotope evidence for the food web consequences of species invasions in lakes. - Nature 401: 464–467.</w:t>
      </w:r>
    </w:p>
    <w:p w14:paraId="7CBF0EC8" w14:textId="77777777" w:rsidR="00E250F2" w:rsidRPr="00E250F2" w:rsidRDefault="00E250F2" w:rsidP="00E250F2">
      <w:pPr>
        <w:pStyle w:val="Bibliography"/>
        <w:rPr>
          <w:rFonts w:eastAsiaTheme="minorHAnsi"/>
          <w:lang w:val="en-US"/>
        </w:rPr>
      </w:pPr>
      <w:r w:rsidRPr="00E250F2">
        <w:rPr>
          <w:rFonts w:eastAsiaTheme="minorHAnsi"/>
          <w:lang w:val="en-US"/>
        </w:rPr>
        <w:t>Ward, C. A., Tunney, T. D. and McCann, K. S. 2023. Managing aquatic habitat structure for resilient trophic interactions. - Ecological Applications 33: e2814.</w:t>
      </w:r>
    </w:p>
    <w:p w14:paraId="48A717DA" w14:textId="77777777" w:rsidR="00E250F2" w:rsidRPr="00E250F2" w:rsidRDefault="00E250F2" w:rsidP="00E250F2">
      <w:pPr>
        <w:pStyle w:val="Bibliography"/>
        <w:rPr>
          <w:rFonts w:eastAsiaTheme="minorHAnsi"/>
          <w:lang w:val="en-US"/>
        </w:rPr>
      </w:pPr>
      <w:r w:rsidRPr="00E250F2">
        <w:rPr>
          <w:rFonts w:eastAsiaTheme="minorHAnsi"/>
          <w:lang w:val="en-US"/>
        </w:rPr>
        <w:t>Wegher, M. E., Fisk, A. T., Johnson, T. B. and Rennie, M. D. 2025. Regional variability of resource use, trophic position and habitat coupling within Lake Superior. - Journal of Great Lakes Research 51: 102457.</w:t>
      </w:r>
    </w:p>
    <w:p w14:paraId="4D4AD026" w14:textId="77777777" w:rsidR="00E250F2" w:rsidRPr="00E250F2" w:rsidRDefault="00E250F2" w:rsidP="00E250F2">
      <w:pPr>
        <w:pStyle w:val="Bibliography"/>
        <w:rPr>
          <w:rFonts w:eastAsiaTheme="minorHAnsi"/>
          <w:lang w:val="en-US"/>
        </w:rPr>
      </w:pPr>
      <w:r w:rsidRPr="00E250F2">
        <w:rPr>
          <w:rFonts w:eastAsiaTheme="minorHAnsi"/>
          <w:lang w:val="en-US"/>
        </w:rPr>
        <w:lastRenderedPageBreak/>
        <w:t xml:space="preserve">Werner, E. E., Gilliam, J. F., Hall, D. J. and </w:t>
      </w:r>
      <w:proofErr w:type="spellStart"/>
      <w:r w:rsidRPr="00E250F2">
        <w:rPr>
          <w:rFonts w:eastAsiaTheme="minorHAnsi"/>
          <w:lang w:val="en-US"/>
        </w:rPr>
        <w:t>Mittelbach</w:t>
      </w:r>
      <w:proofErr w:type="spellEnd"/>
      <w:r w:rsidRPr="00E250F2">
        <w:rPr>
          <w:rFonts w:eastAsiaTheme="minorHAnsi"/>
          <w:lang w:val="en-US"/>
        </w:rPr>
        <w:t>, G. G. 1983. An Experimental Test of the Effects of Predation Risk on Habitat Use in Fish. - Ecology 64: 1540–1548.</w:t>
      </w:r>
    </w:p>
    <w:p w14:paraId="4A20265C" w14:textId="77777777" w:rsidR="00E250F2" w:rsidRPr="00E250F2" w:rsidRDefault="00E250F2" w:rsidP="00E250F2">
      <w:pPr>
        <w:pStyle w:val="Bibliography"/>
        <w:rPr>
          <w:rFonts w:eastAsiaTheme="minorHAnsi"/>
          <w:lang w:val="en-US"/>
        </w:rPr>
      </w:pPr>
      <w:r w:rsidRPr="00E250F2">
        <w:rPr>
          <w:rFonts w:eastAsiaTheme="minorHAnsi"/>
          <w:lang w:val="en-US"/>
        </w:rPr>
        <w:t>White, M., Wheeler, K., Hudson, R. R. and Murdock, J. N. 2023. Salmon of the Southeastern U.S.: Sucker migrations deliver resource subsidies to oligotrophic stream. - Ecology of Freshwater Fish 32: 181–194.</w:t>
      </w:r>
    </w:p>
    <w:p w14:paraId="4E6C681E" w14:textId="77777777" w:rsidR="00E250F2" w:rsidRPr="00E250F2" w:rsidRDefault="00E250F2" w:rsidP="00E250F2">
      <w:pPr>
        <w:pStyle w:val="Bibliography"/>
        <w:rPr>
          <w:rFonts w:eastAsiaTheme="minorHAnsi"/>
          <w:lang w:val="en-US"/>
        </w:rPr>
      </w:pPr>
      <w:r w:rsidRPr="00E250F2">
        <w:rPr>
          <w:rFonts w:eastAsiaTheme="minorHAnsi"/>
          <w:lang w:val="en-US"/>
        </w:rPr>
        <w:t xml:space="preserve">Wood, S. 2025. </w:t>
      </w:r>
      <w:proofErr w:type="spellStart"/>
      <w:r w:rsidRPr="00E250F2">
        <w:rPr>
          <w:rFonts w:eastAsiaTheme="minorHAnsi"/>
          <w:lang w:val="en-US"/>
        </w:rPr>
        <w:t>mgcv</w:t>
      </w:r>
      <w:proofErr w:type="spellEnd"/>
      <w:r w:rsidRPr="00E250F2">
        <w:rPr>
          <w:rFonts w:eastAsiaTheme="minorHAnsi"/>
          <w:lang w:val="en-US"/>
        </w:rPr>
        <w:t>: Mixed GAM Computation Vehicle with Automatic Smoothness Estimation.</w:t>
      </w:r>
    </w:p>
    <w:p w14:paraId="63179D7B" w14:textId="2FE338CA" w:rsidR="00916514" w:rsidRDefault="00916514" w:rsidP="00E250F2">
      <w:pPr>
        <w:pStyle w:val="Bibliography"/>
        <w:rPr>
          <w:bCs/>
        </w:rPr>
      </w:pPr>
      <w:r>
        <w:rPr>
          <w:bCs/>
        </w:rPr>
        <w:fldChar w:fldCharType="end"/>
      </w:r>
    </w:p>
    <w:p w14:paraId="44E13FB4" w14:textId="5F14F948"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Reilly O'Connor" w:date="2026-04-08T11:41:00Z" w:initials="RO">
    <w:p w14:paraId="283A4F45" w14:textId="77777777" w:rsidR="008E4F35" w:rsidRDefault="008E4F35" w:rsidP="008E4F35">
      <w:r>
        <w:rPr>
          <w:rStyle w:val="CommentReference"/>
        </w:rPr>
        <w:annotationRef/>
      </w:r>
      <w:r>
        <w:rPr>
          <w:sz w:val="20"/>
          <w:szCs w:val="20"/>
        </w:rPr>
        <w:t>Its worth considering that all of the modelling for the glms is similar across all data types. Condensing it all into a single paragraph may save lots of space and be more concise for reviewers and readers.</w:t>
      </w:r>
    </w:p>
  </w:comment>
  <w:comment w:id="34" w:author="Tunney, Tyler (DFO/MPO)" w:date="2026-03-24T09:18:00Z" w:initials="TT">
    <w:p w14:paraId="1C046185" w14:textId="77777777" w:rsidR="0038446C" w:rsidRDefault="0038446C" w:rsidP="0038446C">
      <w:pPr>
        <w:pStyle w:val="CommentText"/>
      </w:pPr>
      <w:r>
        <w:rPr>
          <w:rStyle w:val="CommentReference"/>
        </w:rPr>
        <w:annotationRef/>
      </w:r>
      <w:r>
        <w:t>Could the bass in the creek also be feeding on food that enters the creek from the lake? Is there information such as seasonal pattern or extra piece of information that could make this conclusion stronger?</w:t>
      </w:r>
    </w:p>
  </w:comment>
  <w:comment w:id="95" w:author="Charlotte Ward" w:date="2026-03-20T10:45:00Z" w:initials="CW">
    <w:p w14:paraId="66AB4D57" w14:textId="0739BED1" w:rsidR="00C67798" w:rsidRDefault="00C67798" w:rsidP="00B53420">
      <w:r>
        <w:rPr>
          <w:rStyle w:val="CommentReference"/>
        </w:rPr>
        <w:annotationRef/>
      </w:r>
      <w:r>
        <w:rPr>
          <w:color w:val="000000"/>
          <w:sz w:val="20"/>
          <w:szCs w:val="20"/>
        </w:rPr>
        <w:t>I am not sure that I need this figure, but I kind of like it… open to suggestions.</w:t>
      </w:r>
    </w:p>
  </w:comment>
  <w:comment w:id="96" w:author="Tunney, Tyler (DFO/MPO)" w:date="2026-03-23T11:47:00Z" w:initials="TT">
    <w:p w14:paraId="19DB798A" w14:textId="77777777" w:rsidR="001C4158" w:rsidRDefault="001C4158" w:rsidP="001C4158">
      <w:pPr>
        <w:pStyle w:val="CommentText"/>
      </w:pPr>
      <w:r>
        <w:rPr>
          <w:rStyle w:val="CommentReference"/>
        </w:rPr>
        <w:annotationRef/>
      </w:r>
      <w:r>
        <w:t>I like it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3A4F45" w15:done="0"/>
  <w15:commentEx w15:paraId="1C046185" w15:done="0"/>
  <w15:commentEx w15:paraId="66AB4D57" w15:done="0"/>
  <w15:commentEx w15:paraId="19DB798A" w15:paraIdParent="66AB4D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CB48761" w16cex:dateUtc="2026-04-08T15:41:00Z"/>
  <w16cex:commentExtensible w16cex:durableId="36904693" w16cex:dateUtc="2026-03-24T12:18:00Z"/>
  <w16cex:commentExtensible w16cex:durableId="0E7FAAA8" w16cex:dateUtc="2026-03-20T14:45:00Z"/>
  <w16cex:commentExtensible w16cex:durableId="4DC7A526" w16cex:dateUtc="2026-03-23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3A4F45" w16cid:durableId="7CB48761"/>
  <w16cid:commentId w16cid:paraId="1C046185" w16cid:durableId="36904693"/>
  <w16cid:commentId w16cid:paraId="66AB4D57" w16cid:durableId="0E7FAAA8"/>
  <w16cid:commentId w16cid:paraId="19DB798A" w16cid:durableId="4DC7A5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FD47A" w14:textId="77777777" w:rsidR="00A02C26" w:rsidRDefault="00A02C26">
      <w:r>
        <w:separator/>
      </w:r>
    </w:p>
  </w:endnote>
  <w:endnote w:type="continuationSeparator" w:id="0">
    <w:p w14:paraId="5227D2FE" w14:textId="77777777" w:rsidR="00A02C26" w:rsidRDefault="00A02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5717F" w14:textId="77777777" w:rsidR="00A02C26" w:rsidRDefault="00A02C26">
      <w:r>
        <w:separator/>
      </w:r>
    </w:p>
  </w:footnote>
  <w:footnote w:type="continuationSeparator" w:id="0">
    <w:p w14:paraId="29261592" w14:textId="77777777" w:rsidR="00A02C26" w:rsidRDefault="00A02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7D0D" w14:textId="02603BD1" w:rsidR="00334FEB" w:rsidRDefault="00334FEB">
    <w:pPr>
      <w:pStyle w:val="Header"/>
    </w:pPr>
    <w:r>
      <w:rPr>
        <w:noProof/>
        <w14:ligatures w14:val="standardContextual"/>
      </w:rPr>
      <mc:AlternateContent>
        <mc:Choice Requires="wps">
          <w:drawing>
            <wp:anchor distT="0" distB="0" distL="0" distR="0" simplePos="0" relativeHeight="251659264" behindDoc="0" locked="0" layoutInCell="1" allowOverlap="1" wp14:anchorId="40E3675D" wp14:editId="4839FC89">
              <wp:simplePos x="635" y="635"/>
              <wp:positionH relativeFrom="page">
                <wp:align>right</wp:align>
              </wp:positionH>
              <wp:positionV relativeFrom="page">
                <wp:align>top</wp:align>
              </wp:positionV>
              <wp:extent cx="1917700" cy="376555"/>
              <wp:effectExtent l="0" t="0" r="0" b="4445"/>
              <wp:wrapNone/>
              <wp:docPr id="62693203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E3675D"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" filled="f" stroked="f">
              <v:textbox style="mso-fit-shape-to-text:t" inset="0,15pt,20pt,0">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38BD71E5" w:rsidR="001112FB" w:rsidRDefault="001112FB">
    <w:pPr>
      <w:pStyle w:val="Header"/>
      <w:jc w:val="right"/>
    </w:pPr>
  </w:p>
  <w:p w14:paraId="55DA085F" w14:textId="77777777" w:rsidR="001112FB" w:rsidRDefault="00111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039E" w14:textId="60B34378" w:rsidR="00334FEB" w:rsidRDefault="00334FEB">
    <w:pPr>
      <w:pStyle w:val="Header"/>
    </w:pPr>
    <w:r>
      <w:rPr>
        <w:noProof/>
        <w14:ligatures w14:val="standardContextual"/>
      </w:rPr>
      <mc:AlternateContent>
        <mc:Choice Requires="wps">
          <w:drawing>
            <wp:anchor distT="0" distB="0" distL="0" distR="0" simplePos="0" relativeHeight="251658240" behindDoc="0" locked="0" layoutInCell="1" allowOverlap="1" wp14:anchorId="583032F3" wp14:editId="58476FA9">
              <wp:simplePos x="635" y="635"/>
              <wp:positionH relativeFrom="page">
                <wp:align>right</wp:align>
              </wp:positionH>
              <wp:positionV relativeFrom="page">
                <wp:align>top</wp:align>
              </wp:positionV>
              <wp:extent cx="1917700" cy="376555"/>
              <wp:effectExtent l="0" t="0" r="0" b="4445"/>
              <wp:wrapNone/>
              <wp:docPr id="15070250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3032F3" id="_x0000_t202" coordsize="21600,21600" o:spt="202" path="m,l,21600r21600,l21600,xe">
              <v:stroke joinstyle="miter"/>
              <v:path gradientshapeok="t" o:connecttype="rect"/>
            </v:shapetype>
            <v:shape id="Text Box 1" o:spid="_x0000_s1027"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" filled="f" stroked="f">
              <v:textbox style="mso-fit-shape-to-text:t" inset="0,15pt,20pt,0">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rlotte Ward">
    <w15:presenceInfo w15:providerId="AD" w15:userId="S::cward@uoguelph.ca::d4d6c898-82f5-4ca2-a1ae-e64037847e58"/>
  </w15:person>
  <w15:person w15:author="tim fernandes">
    <w15:presenceInfo w15:providerId="Windows Live" w15:userId="0deb2c97f2e2364d"/>
  </w15:person>
  <w15:person w15:author="Reilly O'Connor">
    <w15:presenceInfo w15:providerId="Windows Live" w15:userId="b3b00141f598296b"/>
  </w15:person>
  <w15:person w15:author="Tunney, Tyler (DFO/MPO)">
    <w15:presenceInfo w15:providerId="AD" w15:userId="S::Tyler.Tunney@dfo-mpo.gc.ca::d824031c-6561-4ec5-aaca-a19e7d4806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4A03"/>
    <w:rsid w:val="00013FB8"/>
    <w:rsid w:val="0001493C"/>
    <w:rsid w:val="000162B7"/>
    <w:rsid w:val="000211D0"/>
    <w:rsid w:val="00023C93"/>
    <w:rsid w:val="0002466B"/>
    <w:rsid w:val="000259CD"/>
    <w:rsid w:val="00031243"/>
    <w:rsid w:val="000322FA"/>
    <w:rsid w:val="00036097"/>
    <w:rsid w:val="00036F00"/>
    <w:rsid w:val="00047058"/>
    <w:rsid w:val="00053AC6"/>
    <w:rsid w:val="00055060"/>
    <w:rsid w:val="000568FE"/>
    <w:rsid w:val="000667A9"/>
    <w:rsid w:val="00066A45"/>
    <w:rsid w:val="00066DAB"/>
    <w:rsid w:val="00082BED"/>
    <w:rsid w:val="0008487A"/>
    <w:rsid w:val="00087F52"/>
    <w:rsid w:val="000909F5"/>
    <w:rsid w:val="00097533"/>
    <w:rsid w:val="000A38AA"/>
    <w:rsid w:val="000A45F3"/>
    <w:rsid w:val="000B7F33"/>
    <w:rsid w:val="000C2D68"/>
    <w:rsid w:val="000C5534"/>
    <w:rsid w:val="000C6059"/>
    <w:rsid w:val="000C6433"/>
    <w:rsid w:val="000D5049"/>
    <w:rsid w:val="000D7D31"/>
    <w:rsid w:val="000E1A84"/>
    <w:rsid w:val="000E66DD"/>
    <w:rsid w:val="000F1031"/>
    <w:rsid w:val="000F336D"/>
    <w:rsid w:val="000F65B7"/>
    <w:rsid w:val="00100E06"/>
    <w:rsid w:val="00100FF0"/>
    <w:rsid w:val="00101828"/>
    <w:rsid w:val="001112FB"/>
    <w:rsid w:val="0011547F"/>
    <w:rsid w:val="001203BF"/>
    <w:rsid w:val="0012200A"/>
    <w:rsid w:val="00125C82"/>
    <w:rsid w:val="001273A3"/>
    <w:rsid w:val="001273FD"/>
    <w:rsid w:val="001323BC"/>
    <w:rsid w:val="00135766"/>
    <w:rsid w:val="00153695"/>
    <w:rsid w:val="00164952"/>
    <w:rsid w:val="0017009D"/>
    <w:rsid w:val="00174302"/>
    <w:rsid w:val="00180A12"/>
    <w:rsid w:val="00183C3C"/>
    <w:rsid w:val="001868BE"/>
    <w:rsid w:val="00193295"/>
    <w:rsid w:val="00193314"/>
    <w:rsid w:val="0019680F"/>
    <w:rsid w:val="00197FBC"/>
    <w:rsid w:val="001A33D4"/>
    <w:rsid w:val="001A5911"/>
    <w:rsid w:val="001B6815"/>
    <w:rsid w:val="001B7349"/>
    <w:rsid w:val="001C2C10"/>
    <w:rsid w:val="001C4158"/>
    <w:rsid w:val="001D582E"/>
    <w:rsid w:val="001E6B1A"/>
    <w:rsid w:val="001F1E86"/>
    <w:rsid w:val="001F43CF"/>
    <w:rsid w:val="001F7AB5"/>
    <w:rsid w:val="0020104F"/>
    <w:rsid w:val="00202166"/>
    <w:rsid w:val="0020508E"/>
    <w:rsid w:val="00205F06"/>
    <w:rsid w:val="002102BB"/>
    <w:rsid w:val="00212D4C"/>
    <w:rsid w:val="00213286"/>
    <w:rsid w:val="00220553"/>
    <w:rsid w:val="00224ACA"/>
    <w:rsid w:val="00225F0A"/>
    <w:rsid w:val="0023503B"/>
    <w:rsid w:val="00257A8E"/>
    <w:rsid w:val="00260164"/>
    <w:rsid w:val="00260E8C"/>
    <w:rsid w:val="0026229B"/>
    <w:rsid w:val="00262581"/>
    <w:rsid w:val="00264E97"/>
    <w:rsid w:val="00276FC6"/>
    <w:rsid w:val="00277660"/>
    <w:rsid w:val="002804E6"/>
    <w:rsid w:val="00281C8A"/>
    <w:rsid w:val="002821B9"/>
    <w:rsid w:val="002829E7"/>
    <w:rsid w:val="0029204F"/>
    <w:rsid w:val="00293B5A"/>
    <w:rsid w:val="00296638"/>
    <w:rsid w:val="002A0BF2"/>
    <w:rsid w:val="002A2D35"/>
    <w:rsid w:val="002B2C0D"/>
    <w:rsid w:val="002B30F6"/>
    <w:rsid w:val="002C1D97"/>
    <w:rsid w:val="002C3371"/>
    <w:rsid w:val="002C6BCF"/>
    <w:rsid w:val="002E0201"/>
    <w:rsid w:val="002E5286"/>
    <w:rsid w:val="002F0066"/>
    <w:rsid w:val="002F2099"/>
    <w:rsid w:val="002F58E8"/>
    <w:rsid w:val="002F6666"/>
    <w:rsid w:val="00307203"/>
    <w:rsid w:val="00310A0C"/>
    <w:rsid w:val="00310FB4"/>
    <w:rsid w:val="00311AD0"/>
    <w:rsid w:val="0031208E"/>
    <w:rsid w:val="0031221A"/>
    <w:rsid w:val="00315622"/>
    <w:rsid w:val="00320E8C"/>
    <w:rsid w:val="003252CB"/>
    <w:rsid w:val="00326082"/>
    <w:rsid w:val="00327994"/>
    <w:rsid w:val="00332B9D"/>
    <w:rsid w:val="00332F13"/>
    <w:rsid w:val="00334FEB"/>
    <w:rsid w:val="00336484"/>
    <w:rsid w:val="00337D2A"/>
    <w:rsid w:val="00341CD0"/>
    <w:rsid w:val="00342471"/>
    <w:rsid w:val="00346148"/>
    <w:rsid w:val="003523CF"/>
    <w:rsid w:val="00353FF3"/>
    <w:rsid w:val="0036478D"/>
    <w:rsid w:val="00371563"/>
    <w:rsid w:val="003768CC"/>
    <w:rsid w:val="00383695"/>
    <w:rsid w:val="0038446C"/>
    <w:rsid w:val="00384B28"/>
    <w:rsid w:val="003878CA"/>
    <w:rsid w:val="00397F2C"/>
    <w:rsid w:val="003A27B4"/>
    <w:rsid w:val="003A7F22"/>
    <w:rsid w:val="003B0052"/>
    <w:rsid w:val="003B051D"/>
    <w:rsid w:val="003B336D"/>
    <w:rsid w:val="003C014F"/>
    <w:rsid w:val="003C55E9"/>
    <w:rsid w:val="003C6D31"/>
    <w:rsid w:val="003C7AF6"/>
    <w:rsid w:val="003D2F87"/>
    <w:rsid w:val="003D472F"/>
    <w:rsid w:val="003E002D"/>
    <w:rsid w:val="003E0E1F"/>
    <w:rsid w:val="003F06F2"/>
    <w:rsid w:val="004011BD"/>
    <w:rsid w:val="00405747"/>
    <w:rsid w:val="00422131"/>
    <w:rsid w:val="004235AF"/>
    <w:rsid w:val="00425D72"/>
    <w:rsid w:val="00426EAD"/>
    <w:rsid w:val="00430A3E"/>
    <w:rsid w:val="00431279"/>
    <w:rsid w:val="004368C8"/>
    <w:rsid w:val="00441F34"/>
    <w:rsid w:val="004443CA"/>
    <w:rsid w:val="00444A10"/>
    <w:rsid w:val="004470B2"/>
    <w:rsid w:val="00452128"/>
    <w:rsid w:val="0045344E"/>
    <w:rsid w:val="004563E7"/>
    <w:rsid w:val="00456642"/>
    <w:rsid w:val="00464E24"/>
    <w:rsid w:val="004659EA"/>
    <w:rsid w:val="00471B18"/>
    <w:rsid w:val="004769A5"/>
    <w:rsid w:val="00492136"/>
    <w:rsid w:val="00495E14"/>
    <w:rsid w:val="004A20C8"/>
    <w:rsid w:val="004A25A5"/>
    <w:rsid w:val="004A37D8"/>
    <w:rsid w:val="004B1227"/>
    <w:rsid w:val="004B44E7"/>
    <w:rsid w:val="004B6944"/>
    <w:rsid w:val="004C0CDE"/>
    <w:rsid w:val="004D597C"/>
    <w:rsid w:val="004D5E6A"/>
    <w:rsid w:val="004E1D56"/>
    <w:rsid w:val="004E4083"/>
    <w:rsid w:val="004F28A2"/>
    <w:rsid w:val="004F5E41"/>
    <w:rsid w:val="00503142"/>
    <w:rsid w:val="0050319B"/>
    <w:rsid w:val="005076B1"/>
    <w:rsid w:val="00512E6A"/>
    <w:rsid w:val="00513101"/>
    <w:rsid w:val="0051544A"/>
    <w:rsid w:val="00516707"/>
    <w:rsid w:val="00526279"/>
    <w:rsid w:val="005311A3"/>
    <w:rsid w:val="005404AE"/>
    <w:rsid w:val="00545BBE"/>
    <w:rsid w:val="00550581"/>
    <w:rsid w:val="005659AD"/>
    <w:rsid w:val="0056773A"/>
    <w:rsid w:val="0057285D"/>
    <w:rsid w:val="0057719D"/>
    <w:rsid w:val="00584110"/>
    <w:rsid w:val="0059127F"/>
    <w:rsid w:val="00592030"/>
    <w:rsid w:val="005A6A6C"/>
    <w:rsid w:val="005B0FDC"/>
    <w:rsid w:val="005B2939"/>
    <w:rsid w:val="005B5CE0"/>
    <w:rsid w:val="005C0458"/>
    <w:rsid w:val="005C49A6"/>
    <w:rsid w:val="005D177A"/>
    <w:rsid w:val="005D21CC"/>
    <w:rsid w:val="005D4E39"/>
    <w:rsid w:val="005D794A"/>
    <w:rsid w:val="005E0BF7"/>
    <w:rsid w:val="005E300E"/>
    <w:rsid w:val="005E4832"/>
    <w:rsid w:val="005E5F90"/>
    <w:rsid w:val="005F1698"/>
    <w:rsid w:val="005F487E"/>
    <w:rsid w:val="005F7BB0"/>
    <w:rsid w:val="00622FAB"/>
    <w:rsid w:val="00624DD7"/>
    <w:rsid w:val="006252A2"/>
    <w:rsid w:val="00627BD3"/>
    <w:rsid w:val="00632DC2"/>
    <w:rsid w:val="00645350"/>
    <w:rsid w:val="00645CF6"/>
    <w:rsid w:val="00647410"/>
    <w:rsid w:val="006500EA"/>
    <w:rsid w:val="00660D93"/>
    <w:rsid w:val="0066128D"/>
    <w:rsid w:val="00667E3F"/>
    <w:rsid w:val="00671642"/>
    <w:rsid w:val="006729C5"/>
    <w:rsid w:val="006943EA"/>
    <w:rsid w:val="00697700"/>
    <w:rsid w:val="006A1784"/>
    <w:rsid w:val="006A5726"/>
    <w:rsid w:val="006A5A1D"/>
    <w:rsid w:val="006A649F"/>
    <w:rsid w:val="006A6CAA"/>
    <w:rsid w:val="006B6017"/>
    <w:rsid w:val="006C093C"/>
    <w:rsid w:val="006C22B9"/>
    <w:rsid w:val="006C2EDE"/>
    <w:rsid w:val="006C34D4"/>
    <w:rsid w:val="006C4986"/>
    <w:rsid w:val="006D3F66"/>
    <w:rsid w:val="006E58E4"/>
    <w:rsid w:val="006E7C88"/>
    <w:rsid w:val="006F1F09"/>
    <w:rsid w:val="007004D9"/>
    <w:rsid w:val="007027D5"/>
    <w:rsid w:val="00702FC6"/>
    <w:rsid w:val="00706BF9"/>
    <w:rsid w:val="00710967"/>
    <w:rsid w:val="007111B3"/>
    <w:rsid w:val="00733210"/>
    <w:rsid w:val="007341C0"/>
    <w:rsid w:val="00735388"/>
    <w:rsid w:val="007365B4"/>
    <w:rsid w:val="00737C68"/>
    <w:rsid w:val="00743133"/>
    <w:rsid w:val="0074330C"/>
    <w:rsid w:val="007505B2"/>
    <w:rsid w:val="007620E3"/>
    <w:rsid w:val="007678FE"/>
    <w:rsid w:val="00791269"/>
    <w:rsid w:val="007921B8"/>
    <w:rsid w:val="00796D5B"/>
    <w:rsid w:val="007A5F0F"/>
    <w:rsid w:val="007B4687"/>
    <w:rsid w:val="007B6CBE"/>
    <w:rsid w:val="007C197F"/>
    <w:rsid w:val="007C3D5C"/>
    <w:rsid w:val="007C6A85"/>
    <w:rsid w:val="007C6F91"/>
    <w:rsid w:val="007C7D6C"/>
    <w:rsid w:val="007D1683"/>
    <w:rsid w:val="007D1DD2"/>
    <w:rsid w:val="007D3538"/>
    <w:rsid w:val="007E0976"/>
    <w:rsid w:val="007E3C54"/>
    <w:rsid w:val="007E56A9"/>
    <w:rsid w:val="007E7582"/>
    <w:rsid w:val="007F14C5"/>
    <w:rsid w:val="00810920"/>
    <w:rsid w:val="00811B7C"/>
    <w:rsid w:val="00812C9C"/>
    <w:rsid w:val="00814D4A"/>
    <w:rsid w:val="00816556"/>
    <w:rsid w:val="00822B3A"/>
    <w:rsid w:val="00822D67"/>
    <w:rsid w:val="00833B3F"/>
    <w:rsid w:val="008355C7"/>
    <w:rsid w:val="00837F74"/>
    <w:rsid w:val="00841F05"/>
    <w:rsid w:val="008523B6"/>
    <w:rsid w:val="008536C4"/>
    <w:rsid w:val="00856397"/>
    <w:rsid w:val="00882F03"/>
    <w:rsid w:val="00891186"/>
    <w:rsid w:val="008A0C86"/>
    <w:rsid w:val="008A0E5B"/>
    <w:rsid w:val="008B6BFA"/>
    <w:rsid w:val="008C264B"/>
    <w:rsid w:val="008C330C"/>
    <w:rsid w:val="008C4E5D"/>
    <w:rsid w:val="008D3DBC"/>
    <w:rsid w:val="008D5173"/>
    <w:rsid w:val="008E2A0F"/>
    <w:rsid w:val="008E392A"/>
    <w:rsid w:val="008E4F35"/>
    <w:rsid w:val="008E7AF9"/>
    <w:rsid w:val="008F075C"/>
    <w:rsid w:val="008F7E0B"/>
    <w:rsid w:val="0090096E"/>
    <w:rsid w:val="00900BF8"/>
    <w:rsid w:val="00903595"/>
    <w:rsid w:val="00906A5D"/>
    <w:rsid w:val="0091125D"/>
    <w:rsid w:val="00915A4D"/>
    <w:rsid w:val="00916514"/>
    <w:rsid w:val="00922B55"/>
    <w:rsid w:val="009274BF"/>
    <w:rsid w:val="009276B3"/>
    <w:rsid w:val="00930AEF"/>
    <w:rsid w:val="009311F0"/>
    <w:rsid w:val="00932155"/>
    <w:rsid w:val="009345FC"/>
    <w:rsid w:val="00945567"/>
    <w:rsid w:val="009476D6"/>
    <w:rsid w:val="009531E5"/>
    <w:rsid w:val="00955882"/>
    <w:rsid w:val="009602ED"/>
    <w:rsid w:val="00962370"/>
    <w:rsid w:val="009639CA"/>
    <w:rsid w:val="00970E36"/>
    <w:rsid w:val="00977C86"/>
    <w:rsid w:val="009876DF"/>
    <w:rsid w:val="00987E39"/>
    <w:rsid w:val="009906E9"/>
    <w:rsid w:val="00992CD4"/>
    <w:rsid w:val="009A052E"/>
    <w:rsid w:val="009A06D8"/>
    <w:rsid w:val="009A0D03"/>
    <w:rsid w:val="009A28BD"/>
    <w:rsid w:val="009A4722"/>
    <w:rsid w:val="009B2B46"/>
    <w:rsid w:val="009B7743"/>
    <w:rsid w:val="009B77FC"/>
    <w:rsid w:val="009D227B"/>
    <w:rsid w:val="009D284B"/>
    <w:rsid w:val="009D47BD"/>
    <w:rsid w:val="009E0794"/>
    <w:rsid w:val="009E23E1"/>
    <w:rsid w:val="009E39AF"/>
    <w:rsid w:val="009F11D7"/>
    <w:rsid w:val="009F3132"/>
    <w:rsid w:val="009F5991"/>
    <w:rsid w:val="009F5DAF"/>
    <w:rsid w:val="00A02C26"/>
    <w:rsid w:val="00A20E83"/>
    <w:rsid w:val="00A20FFD"/>
    <w:rsid w:val="00A32477"/>
    <w:rsid w:val="00A3381B"/>
    <w:rsid w:val="00A45343"/>
    <w:rsid w:val="00A45649"/>
    <w:rsid w:val="00A4677A"/>
    <w:rsid w:val="00A479F2"/>
    <w:rsid w:val="00A60487"/>
    <w:rsid w:val="00A61652"/>
    <w:rsid w:val="00A63E00"/>
    <w:rsid w:val="00A70397"/>
    <w:rsid w:val="00A744B1"/>
    <w:rsid w:val="00A76674"/>
    <w:rsid w:val="00A771FB"/>
    <w:rsid w:val="00A81EBA"/>
    <w:rsid w:val="00A83F46"/>
    <w:rsid w:val="00A87A8E"/>
    <w:rsid w:val="00A9382D"/>
    <w:rsid w:val="00A93A8B"/>
    <w:rsid w:val="00A95A92"/>
    <w:rsid w:val="00AA1BA6"/>
    <w:rsid w:val="00AA6194"/>
    <w:rsid w:val="00AB0C1E"/>
    <w:rsid w:val="00AC372B"/>
    <w:rsid w:val="00AC4445"/>
    <w:rsid w:val="00AC7EE7"/>
    <w:rsid w:val="00AD27C4"/>
    <w:rsid w:val="00AE38FE"/>
    <w:rsid w:val="00AE4DFC"/>
    <w:rsid w:val="00AE6B11"/>
    <w:rsid w:val="00AF0AD9"/>
    <w:rsid w:val="00AF0F20"/>
    <w:rsid w:val="00AF2470"/>
    <w:rsid w:val="00AF338A"/>
    <w:rsid w:val="00AF443F"/>
    <w:rsid w:val="00B01271"/>
    <w:rsid w:val="00B07BFC"/>
    <w:rsid w:val="00B13961"/>
    <w:rsid w:val="00B14846"/>
    <w:rsid w:val="00B14B98"/>
    <w:rsid w:val="00B15736"/>
    <w:rsid w:val="00B20932"/>
    <w:rsid w:val="00B20E1E"/>
    <w:rsid w:val="00B23F05"/>
    <w:rsid w:val="00B32C9F"/>
    <w:rsid w:val="00B336C7"/>
    <w:rsid w:val="00B35A4A"/>
    <w:rsid w:val="00B50C4B"/>
    <w:rsid w:val="00B63760"/>
    <w:rsid w:val="00B66C34"/>
    <w:rsid w:val="00B771D8"/>
    <w:rsid w:val="00B77A8C"/>
    <w:rsid w:val="00BA16D6"/>
    <w:rsid w:val="00BA3139"/>
    <w:rsid w:val="00BB0674"/>
    <w:rsid w:val="00BB1831"/>
    <w:rsid w:val="00BB2958"/>
    <w:rsid w:val="00BB6E3E"/>
    <w:rsid w:val="00BB6FDA"/>
    <w:rsid w:val="00BB71A5"/>
    <w:rsid w:val="00BC09BA"/>
    <w:rsid w:val="00BC1F56"/>
    <w:rsid w:val="00BC49C4"/>
    <w:rsid w:val="00BD1F00"/>
    <w:rsid w:val="00BD3691"/>
    <w:rsid w:val="00BD7010"/>
    <w:rsid w:val="00BD766B"/>
    <w:rsid w:val="00BE120F"/>
    <w:rsid w:val="00BE124F"/>
    <w:rsid w:val="00BE26E1"/>
    <w:rsid w:val="00BE6546"/>
    <w:rsid w:val="00BF4CAB"/>
    <w:rsid w:val="00C06352"/>
    <w:rsid w:val="00C10ED3"/>
    <w:rsid w:val="00C11BC6"/>
    <w:rsid w:val="00C12043"/>
    <w:rsid w:val="00C12A09"/>
    <w:rsid w:val="00C2604A"/>
    <w:rsid w:val="00C263E6"/>
    <w:rsid w:val="00C31CF7"/>
    <w:rsid w:val="00C331D0"/>
    <w:rsid w:val="00C33CBC"/>
    <w:rsid w:val="00C341EC"/>
    <w:rsid w:val="00C36E0C"/>
    <w:rsid w:val="00C4315C"/>
    <w:rsid w:val="00C461C3"/>
    <w:rsid w:val="00C47852"/>
    <w:rsid w:val="00C51EF5"/>
    <w:rsid w:val="00C52881"/>
    <w:rsid w:val="00C5726E"/>
    <w:rsid w:val="00C6146E"/>
    <w:rsid w:val="00C64565"/>
    <w:rsid w:val="00C6458D"/>
    <w:rsid w:val="00C66ACC"/>
    <w:rsid w:val="00C67798"/>
    <w:rsid w:val="00C72305"/>
    <w:rsid w:val="00C75F33"/>
    <w:rsid w:val="00C766FF"/>
    <w:rsid w:val="00C92A5A"/>
    <w:rsid w:val="00C97CCB"/>
    <w:rsid w:val="00CA0C28"/>
    <w:rsid w:val="00CA3351"/>
    <w:rsid w:val="00CB5725"/>
    <w:rsid w:val="00CC156B"/>
    <w:rsid w:val="00CC7760"/>
    <w:rsid w:val="00CD045E"/>
    <w:rsid w:val="00CD3221"/>
    <w:rsid w:val="00CE5A95"/>
    <w:rsid w:val="00CF5E4A"/>
    <w:rsid w:val="00D0231C"/>
    <w:rsid w:val="00D02917"/>
    <w:rsid w:val="00D03F43"/>
    <w:rsid w:val="00D05E19"/>
    <w:rsid w:val="00D100DF"/>
    <w:rsid w:val="00D148BF"/>
    <w:rsid w:val="00D24C59"/>
    <w:rsid w:val="00D260AE"/>
    <w:rsid w:val="00D30557"/>
    <w:rsid w:val="00D33AA9"/>
    <w:rsid w:val="00D35164"/>
    <w:rsid w:val="00D3554E"/>
    <w:rsid w:val="00D358A4"/>
    <w:rsid w:val="00D4000B"/>
    <w:rsid w:val="00D40A56"/>
    <w:rsid w:val="00D45F7A"/>
    <w:rsid w:val="00D52239"/>
    <w:rsid w:val="00D539D1"/>
    <w:rsid w:val="00D55609"/>
    <w:rsid w:val="00D56573"/>
    <w:rsid w:val="00D60E34"/>
    <w:rsid w:val="00D63177"/>
    <w:rsid w:val="00D65245"/>
    <w:rsid w:val="00D6645A"/>
    <w:rsid w:val="00D7394B"/>
    <w:rsid w:val="00D854D7"/>
    <w:rsid w:val="00D85729"/>
    <w:rsid w:val="00D85B5E"/>
    <w:rsid w:val="00D85F4D"/>
    <w:rsid w:val="00D85FDE"/>
    <w:rsid w:val="00D90050"/>
    <w:rsid w:val="00DA38F5"/>
    <w:rsid w:val="00DA6569"/>
    <w:rsid w:val="00DB0EE7"/>
    <w:rsid w:val="00DB1884"/>
    <w:rsid w:val="00DB19DA"/>
    <w:rsid w:val="00DB1F83"/>
    <w:rsid w:val="00DC360C"/>
    <w:rsid w:val="00DC69FC"/>
    <w:rsid w:val="00DD06A6"/>
    <w:rsid w:val="00DD0D1D"/>
    <w:rsid w:val="00DD3CF4"/>
    <w:rsid w:val="00DD400A"/>
    <w:rsid w:val="00DD55CF"/>
    <w:rsid w:val="00DD7D34"/>
    <w:rsid w:val="00DD7E18"/>
    <w:rsid w:val="00DE095A"/>
    <w:rsid w:val="00DE2010"/>
    <w:rsid w:val="00DE68ED"/>
    <w:rsid w:val="00E0300F"/>
    <w:rsid w:val="00E03CF3"/>
    <w:rsid w:val="00E059B0"/>
    <w:rsid w:val="00E06BC3"/>
    <w:rsid w:val="00E21A43"/>
    <w:rsid w:val="00E23155"/>
    <w:rsid w:val="00E23C07"/>
    <w:rsid w:val="00E250F2"/>
    <w:rsid w:val="00E27349"/>
    <w:rsid w:val="00E2772E"/>
    <w:rsid w:val="00E30262"/>
    <w:rsid w:val="00E30C97"/>
    <w:rsid w:val="00E31EE6"/>
    <w:rsid w:val="00E322A8"/>
    <w:rsid w:val="00E40AC7"/>
    <w:rsid w:val="00E43AE6"/>
    <w:rsid w:val="00E443B0"/>
    <w:rsid w:val="00E44406"/>
    <w:rsid w:val="00E47348"/>
    <w:rsid w:val="00E5408A"/>
    <w:rsid w:val="00E602EE"/>
    <w:rsid w:val="00E60443"/>
    <w:rsid w:val="00E66A77"/>
    <w:rsid w:val="00E679B2"/>
    <w:rsid w:val="00E730D7"/>
    <w:rsid w:val="00E74FA7"/>
    <w:rsid w:val="00E76730"/>
    <w:rsid w:val="00E8121F"/>
    <w:rsid w:val="00E83E15"/>
    <w:rsid w:val="00E92722"/>
    <w:rsid w:val="00E929CC"/>
    <w:rsid w:val="00E93B25"/>
    <w:rsid w:val="00EA2C33"/>
    <w:rsid w:val="00EA6960"/>
    <w:rsid w:val="00EB15A3"/>
    <w:rsid w:val="00EB386B"/>
    <w:rsid w:val="00EB642F"/>
    <w:rsid w:val="00EB7BFD"/>
    <w:rsid w:val="00EC48B0"/>
    <w:rsid w:val="00EC775F"/>
    <w:rsid w:val="00ED2754"/>
    <w:rsid w:val="00ED4365"/>
    <w:rsid w:val="00EF0F17"/>
    <w:rsid w:val="00EF2152"/>
    <w:rsid w:val="00F01D60"/>
    <w:rsid w:val="00F0630F"/>
    <w:rsid w:val="00F1128D"/>
    <w:rsid w:val="00F17902"/>
    <w:rsid w:val="00F255CE"/>
    <w:rsid w:val="00F25BFA"/>
    <w:rsid w:val="00F275E2"/>
    <w:rsid w:val="00F322B3"/>
    <w:rsid w:val="00F43544"/>
    <w:rsid w:val="00F4384C"/>
    <w:rsid w:val="00F54B7E"/>
    <w:rsid w:val="00F677DA"/>
    <w:rsid w:val="00F67B12"/>
    <w:rsid w:val="00F74F79"/>
    <w:rsid w:val="00F818EB"/>
    <w:rsid w:val="00F8329F"/>
    <w:rsid w:val="00F83715"/>
    <w:rsid w:val="00F84744"/>
    <w:rsid w:val="00F947FF"/>
    <w:rsid w:val="00F96B8C"/>
    <w:rsid w:val="00FA3187"/>
    <w:rsid w:val="00FA6CFB"/>
    <w:rsid w:val="00FA7682"/>
    <w:rsid w:val="00FB1173"/>
    <w:rsid w:val="00FB5E5C"/>
    <w:rsid w:val="00FB67F3"/>
    <w:rsid w:val="00FC0EA8"/>
    <w:rsid w:val="00FC750D"/>
    <w:rsid w:val="00FE39A4"/>
    <w:rsid w:val="00FE547A"/>
    <w:rsid w:val="00FF164F"/>
    <w:rsid w:val="00FF5914"/>
    <w:rsid w:val="00FF7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0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unhideWhenUsed/>
    <w:rsid w:val="00D03F43"/>
    <w:rPr>
      <w:sz w:val="20"/>
      <w:szCs w:val="20"/>
    </w:rPr>
  </w:style>
  <w:style w:type="character" w:customStyle="1" w:styleId="CommentTextChar">
    <w:name w:val="Comment Text Char"/>
    <w:basedOn w:val="DefaultParagraphFont"/>
    <w:link w:val="CommentText"/>
    <w:uiPriority w:val="99"/>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 w:type="paragraph" w:styleId="Revision">
    <w:name w:val="Revision"/>
    <w:hidden/>
    <w:uiPriority w:val="99"/>
    <w:semiHidden/>
    <w:rsid w:val="005841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8182">
      <w:bodyDiv w:val="1"/>
      <w:marLeft w:val="0"/>
      <w:marRight w:val="0"/>
      <w:marTop w:val="0"/>
      <w:marBottom w:val="0"/>
      <w:divBdr>
        <w:top w:val="none" w:sz="0" w:space="0" w:color="auto"/>
        <w:left w:val="none" w:sz="0" w:space="0" w:color="auto"/>
        <w:bottom w:val="none" w:sz="0" w:space="0" w:color="auto"/>
        <w:right w:val="none" w:sz="0" w:space="0" w:color="auto"/>
      </w:divBdr>
    </w:div>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37974562">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376398892">
      <w:bodyDiv w:val="1"/>
      <w:marLeft w:val="0"/>
      <w:marRight w:val="0"/>
      <w:marTop w:val="0"/>
      <w:marBottom w:val="0"/>
      <w:divBdr>
        <w:top w:val="none" w:sz="0" w:space="0" w:color="auto"/>
        <w:left w:val="none" w:sz="0" w:space="0" w:color="auto"/>
        <w:bottom w:val="none" w:sz="0" w:space="0" w:color="auto"/>
        <w:right w:val="none" w:sz="0" w:space="0" w:color="auto"/>
      </w:divBdr>
    </w:div>
    <w:div w:id="392314362">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08673852">
      <w:bodyDiv w:val="1"/>
      <w:marLeft w:val="0"/>
      <w:marRight w:val="0"/>
      <w:marTop w:val="0"/>
      <w:marBottom w:val="0"/>
      <w:divBdr>
        <w:top w:val="none" w:sz="0" w:space="0" w:color="auto"/>
        <w:left w:val="none" w:sz="0" w:space="0" w:color="auto"/>
        <w:bottom w:val="none" w:sz="0" w:space="0" w:color="auto"/>
        <w:right w:val="none" w:sz="0" w:space="0" w:color="auto"/>
      </w:divBdr>
    </w:div>
    <w:div w:id="827749767">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29590774">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155340877">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365593226">
      <w:bodyDiv w:val="1"/>
      <w:marLeft w:val="0"/>
      <w:marRight w:val="0"/>
      <w:marTop w:val="0"/>
      <w:marBottom w:val="0"/>
      <w:divBdr>
        <w:top w:val="none" w:sz="0" w:space="0" w:color="auto"/>
        <w:left w:val="none" w:sz="0" w:space="0" w:color="auto"/>
        <w:bottom w:val="none" w:sz="0" w:space="0" w:color="auto"/>
        <w:right w:val="none" w:sz="0" w:space="0" w:color="auto"/>
      </w:divBdr>
    </w:div>
    <w:div w:id="138459739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6241">
      <w:bodyDiv w:val="1"/>
      <w:marLeft w:val="0"/>
      <w:marRight w:val="0"/>
      <w:marTop w:val="0"/>
      <w:marBottom w:val="0"/>
      <w:divBdr>
        <w:top w:val="none" w:sz="0" w:space="0" w:color="auto"/>
        <w:left w:val="none" w:sz="0" w:space="0" w:color="auto"/>
        <w:bottom w:val="none" w:sz="0" w:space="0" w:color="auto"/>
        <w:right w:val="none" w:sz="0" w:space="0" w:color="auto"/>
      </w:divBdr>
    </w:div>
    <w:div w:id="1665553213">
      <w:bodyDiv w:val="1"/>
      <w:marLeft w:val="0"/>
      <w:marRight w:val="0"/>
      <w:marTop w:val="0"/>
      <w:marBottom w:val="0"/>
      <w:divBdr>
        <w:top w:val="none" w:sz="0" w:space="0" w:color="auto"/>
        <w:left w:val="none" w:sz="0" w:space="0" w:color="auto"/>
        <w:bottom w:val="none" w:sz="0" w:space="0" w:color="auto"/>
        <w:right w:val="none" w:sz="0" w:space="0" w:color="auto"/>
      </w:divBdr>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4576">
      <w:bodyDiv w:val="1"/>
      <w:marLeft w:val="0"/>
      <w:marRight w:val="0"/>
      <w:marTop w:val="0"/>
      <w:marBottom w:val="0"/>
      <w:divBdr>
        <w:top w:val="none" w:sz="0" w:space="0" w:color="auto"/>
        <w:left w:val="none" w:sz="0" w:space="0" w:color="auto"/>
        <w:bottom w:val="none" w:sz="0" w:space="0" w:color="auto"/>
        <w:right w:val="none" w:sz="0" w:space="0" w:color="auto"/>
      </w:divBdr>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0937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header" Target="head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28</Pages>
  <Words>38810</Words>
  <Characters>221220</Characters>
  <Application>Microsoft Office Word</Application>
  <DocSecurity>0</DocSecurity>
  <Lines>1843</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16</cp:revision>
  <cp:lastPrinted>2026-03-23T17:03:00Z</cp:lastPrinted>
  <dcterms:created xsi:type="dcterms:W3CDTF">2026-04-16T14:18:00Z</dcterms:created>
  <dcterms:modified xsi:type="dcterms:W3CDTF">2026-04-16T18:06:00Z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id="xICyXHHr"/&gt;&lt;style id="http://www.zotero.org/styles/oikos" hasBibliography="1" bibliographyStyleHasBeenSet="1"/&gt;&lt;prefs&gt;&lt;pref name="fieldType" value="Field"/&gt;&lt;/prefs&gt;&lt;/data&gt;</vt:lpwstr>
  </property>
  <property fmtid="{D5CDD505-2E9C-101B-9397-08002B2CF9AE}" pid="3" name="ClassificationContentMarkingHeaderShapeIds">
    <vt:lpwstr>8fb89a5,255e3941,7681f58c</vt:lpwstr>
  </property>
  <property fmtid="{D5CDD505-2E9C-101B-9397-08002B2CF9AE}" pid="4" name="ClassificationContentMarkingHeaderFontProps">
    <vt:lpwstr>#000000,12,Calibri</vt:lpwstr>
  </property>
  <property fmtid="{D5CDD505-2E9C-101B-9397-08002B2CF9AE}" pid="5" name="ClassificationContentMarkingHeaderText">
    <vt:lpwstr>Unclassified - Non-Classifié</vt:lpwstr>
  </property>
  <property fmtid="{D5CDD505-2E9C-101B-9397-08002B2CF9AE}" pid="6" name="MSIP_Label_4e6cdb53-fd15-486d-84de-c510e3a62203_Enabled">
    <vt:lpwstr>true</vt:lpwstr>
  </property>
  <property fmtid="{D5CDD505-2E9C-101B-9397-08002B2CF9AE}" pid="7" name="MSIP_Label_4e6cdb53-fd15-486d-84de-c510e3a62203_SetDate">
    <vt:lpwstr>2026-03-23T13:19:50Z</vt:lpwstr>
  </property>
  <property fmtid="{D5CDD505-2E9C-101B-9397-08002B2CF9AE}" pid="8" name="MSIP_Label_4e6cdb53-fd15-486d-84de-c510e3a62203_Method">
    <vt:lpwstr>Standard</vt:lpwstr>
  </property>
  <property fmtid="{D5CDD505-2E9C-101B-9397-08002B2CF9AE}" pid="9" name="MSIP_Label_4e6cdb53-fd15-486d-84de-c510e3a62203_Name">
    <vt:lpwstr>UNCLASSIFIED - NON-CLASSIFIÉ</vt:lpwstr>
  </property>
  <property fmtid="{D5CDD505-2E9C-101B-9397-08002B2CF9AE}" pid="10" name="MSIP_Label_4e6cdb53-fd15-486d-84de-c510e3a62203_SiteId">
    <vt:lpwstr>1594fdae-a1d9-4405-915d-011467234338</vt:lpwstr>
  </property>
  <property fmtid="{D5CDD505-2E9C-101B-9397-08002B2CF9AE}" pid="11" name="MSIP_Label_4e6cdb53-fd15-486d-84de-c510e3a62203_ActionId">
    <vt:lpwstr>02cfb99e-f07d-4f0e-bcc3-fa56473234ab</vt:lpwstr>
  </property>
  <property fmtid="{D5CDD505-2E9C-101B-9397-08002B2CF9AE}" pid="12" name="MSIP_Label_4e6cdb53-fd15-486d-84de-c510e3a62203_ContentBits">
    <vt:lpwstr>1</vt:lpwstr>
  </property>
  <property fmtid="{D5CDD505-2E9C-101B-9397-08002B2CF9AE}" pid="13" name="MSIP_Label_4e6cdb53-fd15-486d-84de-c510e3a62203_Tag">
    <vt:lpwstr>10, 3, 0, 1</vt:lpwstr>
  </property>
</Properties>
</file>