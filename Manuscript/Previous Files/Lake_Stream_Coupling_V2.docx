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AD8C7" w14:textId="50165E11" w:rsidR="00193314" w:rsidRPr="001F7AB5" w:rsidRDefault="004470B2" w:rsidP="00AF338A">
      <w:pPr>
        <w:spacing w:after="240"/>
        <w:jc w:val="both"/>
        <w:rPr>
          <w:color w:val="000000" w:themeColor="text1"/>
        </w:rPr>
      </w:pPr>
      <w:r w:rsidRPr="003B0052">
        <w:rPr>
          <w:rStyle w:val="normaltextrun"/>
          <w:b/>
          <w:bCs/>
          <w:color w:val="000000" w:themeColor="text1"/>
        </w:rPr>
        <w:t>Title:</w:t>
      </w:r>
      <w:r w:rsidRPr="003B0052">
        <w:rPr>
          <w:rStyle w:val="normaltextrun"/>
          <w:color w:val="000000" w:themeColor="text1"/>
        </w:rPr>
        <w:t xml:space="preserve"> </w:t>
      </w:r>
      <w:r w:rsidR="00097533" w:rsidRPr="003B0052">
        <w:rPr>
          <w:rStyle w:val="normaltextrun"/>
          <w:color w:val="000000" w:themeColor="text1"/>
        </w:rPr>
        <w:t>Habitat coupling</w:t>
      </w:r>
      <w:r w:rsidR="00E93B25" w:rsidRPr="003B0052">
        <w:rPr>
          <w:rStyle w:val="normaltextrun"/>
          <w:color w:val="000000" w:themeColor="text1"/>
        </w:rPr>
        <w:t xml:space="preserve"> </w:t>
      </w:r>
      <w:r w:rsidR="00584110">
        <w:rPr>
          <w:rStyle w:val="normaltextrun"/>
          <w:color w:val="000000" w:themeColor="text1"/>
        </w:rPr>
        <w:t xml:space="preserve">by </w:t>
      </w:r>
      <w:del w:id="0" w:author="Charlotte Ward" w:date="2026-04-09T11:33:00Z">
        <w:r w:rsidR="00584110" w:rsidDel="00624DD7">
          <w:rPr>
            <w:rStyle w:val="normaltextrun"/>
            <w:color w:val="000000" w:themeColor="text1"/>
          </w:rPr>
          <w:delText>“</w:delText>
        </w:r>
      </w:del>
      <w:r w:rsidR="00584110">
        <w:rPr>
          <w:rStyle w:val="normaltextrun"/>
          <w:color w:val="000000" w:themeColor="text1"/>
        </w:rPr>
        <w:t>small</w:t>
      </w:r>
      <w:del w:id="1" w:author="Charlotte Ward" w:date="2026-04-09T11:33:00Z">
        <w:r w:rsidR="00584110" w:rsidDel="00624DD7">
          <w:rPr>
            <w:rStyle w:val="normaltextrun"/>
            <w:color w:val="000000" w:themeColor="text1"/>
          </w:rPr>
          <w:delText>”</w:delText>
        </w:r>
      </w:del>
      <w:r w:rsidR="00584110">
        <w:rPr>
          <w:rStyle w:val="normaltextrun"/>
          <w:color w:val="000000" w:themeColor="text1"/>
        </w:rPr>
        <w:t xml:space="preserve"> fish </w:t>
      </w:r>
      <w:r w:rsidR="003B0052">
        <w:rPr>
          <w:rStyle w:val="normaltextrun"/>
          <w:color w:val="000000" w:themeColor="text1"/>
        </w:rPr>
        <w:t>across</w:t>
      </w:r>
      <w:r w:rsidR="009639CA">
        <w:rPr>
          <w:rStyle w:val="normaltextrun"/>
          <w:color w:val="000000" w:themeColor="text1"/>
        </w:rPr>
        <w:t xml:space="preserve"> </w:t>
      </w:r>
      <w:r w:rsidR="00E93B25" w:rsidRPr="003B0052">
        <w:rPr>
          <w:rStyle w:val="normaltextrun"/>
          <w:color w:val="000000" w:themeColor="text1"/>
        </w:rPr>
        <w:t>lake</w:t>
      </w:r>
      <w:r w:rsidRPr="003B0052">
        <w:rPr>
          <w:rStyle w:val="normaltextrun"/>
          <w:color w:val="000000" w:themeColor="text1"/>
        </w:rPr>
        <w:t>-</w:t>
      </w:r>
      <w:r w:rsidR="00E93B25" w:rsidRPr="003B0052">
        <w:rPr>
          <w:rStyle w:val="normaltextrun"/>
          <w:color w:val="000000" w:themeColor="text1"/>
        </w:rPr>
        <w:t>creek</w:t>
      </w:r>
      <w:r w:rsidRPr="003B0052">
        <w:rPr>
          <w:rStyle w:val="normaltextrun"/>
          <w:color w:val="000000" w:themeColor="text1"/>
        </w:rPr>
        <w:t xml:space="preserve"> </w:t>
      </w:r>
      <w:r w:rsidR="00E92722">
        <w:rPr>
          <w:rStyle w:val="normaltextrun"/>
          <w:color w:val="000000" w:themeColor="text1"/>
        </w:rPr>
        <w:t>habitats: a missing link in freshwater food</w:t>
      </w:r>
      <w:r w:rsidR="005A6A6C">
        <w:rPr>
          <w:rStyle w:val="normaltextrun"/>
          <w:color w:val="000000" w:themeColor="text1"/>
        </w:rPr>
        <w:t xml:space="preserve"> </w:t>
      </w:r>
      <w:r w:rsidR="00E92722">
        <w:rPr>
          <w:rStyle w:val="normaltextrun"/>
          <w:color w:val="000000" w:themeColor="text1"/>
        </w:rPr>
        <w:t>webs</w:t>
      </w:r>
      <w:r w:rsidR="002B2C0D">
        <w:rPr>
          <w:rStyle w:val="normaltextrun"/>
          <w:color w:val="000000" w:themeColor="text1"/>
        </w:rPr>
        <w:t>?</w:t>
      </w:r>
    </w:p>
    <w:p w14:paraId="177285DA" w14:textId="09E53E6B" w:rsidR="00816556" w:rsidRPr="003B0052" w:rsidRDefault="00193314" w:rsidP="00AF338A">
      <w:pPr>
        <w:spacing w:after="240"/>
        <w:jc w:val="both"/>
        <w:rPr>
          <w:rFonts w:eastAsiaTheme="majorEastAsia"/>
        </w:rPr>
      </w:pPr>
      <w:r w:rsidRPr="003B0052">
        <w:rPr>
          <w:rFonts w:eastAsiaTheme="majorEastAsia"/>
          <w:b/>
          <w:bCs/>
        </w:rPr>
        <w:t>Authors:</w:t>
      </w:r>
      <w:r w:rsidRPr="003B0052">
        <w:rPr>
          <w:rFonts w:eastAsiaTheme="majorEastAsia"/>
        </w:rPr>
        <w:t xml:space="preserve"> Charlotte</w:t>
      </w:r>
      <w:r w:rsidR="003B0052">
        <w:rPr>
          <w:rFonts w:eastAsiaTheme="majorEastAsia"/>
        </w:rPr>
        <w:t xml:space="preserve"> </w:t>
      </w:r>
      <w:r w:rsidR="00456642">
        <w:rPr>
          <w:rFonts w:eastAsiaTheme="majorEastAsia"/>
        </w:rPr>
        <w:t xml:space="preserve">A. </w:t>
      </w:r>
      <w:r w:rsidRPr="003B0052">
        <w:rPr>
          <w:rFonts w:eastAsiaTheme="majorEastAsia"/>
        </w:rPr>
        <w:t>Ward</w:t>
      </w:r>
      <w:r w:rsidR="003B0052">
        <w:rPr>
          <w:rFonts w:eastAsiaTheme="majorEastAsia"/>
          <w:vertAlign w:val="superscript"/>
        </w:rPr>
        <w:t>1</w:t>
      </w:r>
      <w:r w:rsidR="009F3132">
        <w:rPr>
          <w:rFonts w:eastAsiaTheme="majorEastAsia"/>
          <w:vertAlign w:val="superscript"/>
        </w:rPr>
        <w:t>,2</w:t>
      </w:r>
      <w:r w:rsidR="00D60E34">
        <w:rPr>
          <w:rFonts w:eastAsiaTheme="majorEastAsia"/>
        </w:rPr>
        <w:t>*</w:t>
      </w:r>
      <w:r w:rsidRPr="003B0052">
        <w:rPr>
          <w:rFonts w:eastAsiaTheme="majorEastAsia"/>
        </w:rPr>
        <w:t>, Reilly</w:t>
      </w:r>
      <w:r w:rsidR="00456642">
        <w:rPr>
          <w:rFonts w:eastAsiaTheme="majorEastAsia"/>
        </w:rPr>
        <w:t xml:space="preserve"> F.</w:t>
      </w:r>
      <w:r w:rsidR="003B0052">
        <w:rPr>
          <w:rFonts w:eastAsiaTheme="majorEastAsia"/>
        </w:rPr>
        <w:t xml:space="preserve"> </w:t>
      </w:r>
      <w:r w:rsidRPr="003B0052">
        <w:rPr>
          <w:rFonts w:eastAsiaTheme="majorEastAsia"/>
        </w:rPr>
        <w:t>O’Connor</w:t>
      </w:r>
      <w:r w:rsidR="003B0052">
        <w:rPr>
          <w:rFonts w:eastAsiaTheme="majorEastAsia"/>
          <w:vertAlign w:val="superscript"/>
        </w:rPr>
        <w:t>1</w:t>
      </w:r>
      <w:r w:rsidRPr="003B0052">
        <w:rPr>
          <w:rFonts w:eastAsiaTheme="majorEastAsia"/>
        </w:rPr>
        <w:t xml:space="preserve">, </w:t>
      </w:r>
      <w:r w:rsidR="00816556" w:rsidRPr="003B0052">
        <w:rPr>
          <w:rFonts w:eastAsiaTheme="majorEastAsia"/>
        </w:rPr>
        <w:t>Tim</w:t>
      </w:r>
      <w:r w:rsidR="003B0052">
        <w:rPr>
          <w:rFonts w:eastAsiaTheme="majorEastAsia"/>
        </w:rPr>
        <w:t>othy</w:t>
      </w:r>
      <w:r w:rsidR="00816556" w:rsidRPr="003B0052">
        <w:rPr>
          <w:rFonts w:eastAsiaTheme="majorEastAsia"/>
        </w:rPr>
        <w:t xml:space="preserve"> </w:t>
      </w:r>
      <w:r w:rsidR="006C4986">
        <w:rPr>
          <w:rFonts w:eastAsiaTheme="majorEastAsia"/>
        </w:rPr>
        <w:t xml:space="preserve">J. </w:t>
      </w:r>
      <w:r w:rsidR="00816556" w:rsidRPr="003B0052">
        <w:rPr>
          <w:rFonts w:eastAsiaTheme="majorEastAsia"/>
        </w:rPr>
        <w:t>Fernandes</w:t>
      </w:r>
      <w:r w:rsidR="003B0052">
        <w:rPr>
          <w:rFonts w:eastAsiaTheme="majorEastAsia"/>
          <w:vertAlign w:val="superscript"/>
        </w:rPr>
        <w:t>1</w:t>
      </w:r>
      <w:r w:rsidR="009F3132">
        <w:rPr>
          <w:rFonts w:eastAsiaTheme="majorEastAsia"/>
          <w:vertAlign w:val="superscript"/>
        </w:rPr>
        <w:t>,2</w:t>
      </w:r>
      <w:r w:rsidR="00816556" w:rsidRPr="003B0052">
        <w:rPr>
          <w:rFonts w:eastAsiaTheme="majorEastAsia"/>
        </w:rPr>
        <w:t xml:space="preserve">, </w:t>
      </w:r>
      <w:r w:rsidR="00E03CF3" w:rsidRPr="003B0052">
        <w:rPr>
          <w:rFonts w:eastAsiaTheme="majorEastAsia"/>
        </w:rPr>
        <w:t xml:space="preserve">Kevin </w:t>
      </w:r>
      <w:r w:rsidR="00456642">
        <w:rPr>
          <w:rFonts w:eastAsiaTheme="majorEastAsia"/>
        </w:rPr>
        <w:t xml:space="preserve">S. </w:t>
      </w:r>
      <w:r w:rsidR="00E03CF3" w:rsidRPr="003B0052">
        <w:rPr>
          <w:rFonts w:eastAsiaTheme="majorEastAsia"/>
        </w:rPr>
        <w:t>McCann</w:t>
      </w:r>
      <w:r w:rsidR="003B0052">
        <w:rPr>
          <w:rFonts w:eastAsiaTheme="majorEastAsia"/>
          <w:vertAlign w:val="superscript"/>
        </w:rPr>
        <w:t>1</w:t>
      </w:r>
      <w:r w:rsidR="009F3132">
        <w:rPr>
          <w:rFonts w:eastAsiaTheme="majorEastAsia"/>
          <w:vertAlign w:val="superscript"/>
        </w:rPr>
        <w:t>,2</w:t>
      </w:r>
      <w:r w:rsidR="00E03CF3" w:rsidRPr="003B0052">
        <w:rPr>
          <w:rFonts w:eastAsiaTheme="majorEastAsia"/>
        </w:rPr>
        <w:t xml:space="preserve">, Mark </w:t>
      </w:r>
      <w:r w:rsidR="00456642">
        <w:rPr>
          <w:rFonts w:eastAsiaTheme="majorEastAsia"/>
        </w:rPr>
        <w:t xml:space="preserve">S. </w:t>
      </w:r>
      <w:r w:rsidR="00E03CF3" w:rsidRPr="003B0052">
        <w:rPr>
          <w:rFonts w:eastAsiaTheme="majorEastAsia"/>
        </w:rPr>
        <w:t>Ridgway</w:t>
      </w:r>
      <w:r w:rsidR="003B0052">
        <w:rPr>
          <w:rFonts w:eastAsiaTheme="majorEastAsia"/>
          <w:vertAlign w:val="superscript"/>
        </w:rPr>
        <w:t>3</w:t>
      </w:r>
      <w:r w:rsidR="00E03CF3" w:rsidRPr="003B0052">
        <w:rPr>
          <w:rFonts w:eastAsiaTheme="majorEastAsia"/>
        </w:rPr>
        <w:t xml:space="preserve">, </w:t>
      </w:r>
      <w:r w:rsidR="004470B2" w:rsidRPr="003B0052">
        <w:rPr>
          <w:rFonts w:eastAsiaTheme="majorEastAsia"/>
        </w:rPr>
        <w:t xml:space="preserve">Bailey </w:t>
      </w:r>
      <w:r w:rsidR="00456642">
        <w:rPr>
          <w:rFonts w:eastAsiaTheme="majorEastAsia"/>
        </w:rPr>
        <w:t xml:space="preserve">C. </w:t>
      </w:r>
      <w:r w:rsidR="004470B2" w:rsidRPr="003B0052">
        <w:rPr>
          <w:rFonts w:eastAsiaTheme="majorEastAsia"/>
        </w:rPr>
        <w:t>McMeans</w:t>
      </w:r>
      <w:r w:rsidR="003B0052">
        <w:rPr>
          <w:rFonts w:eastAsiaTheme="majorEastAsia"/>
          <w:vertAlign w:val="superscript"/>
        </w:rPr>
        <w:t>4</w:t>
      </w:r>
      <w:r w:rsidR="004470B2" w:rsidRPr="003B0052">
        <w:rPr>
          <w:rFonts w:eastAsiaTheme="majorEastAsia"/>
        </w:rPr>
        <w:t xml:space="preserve">, </w:t>
      </w:r>
      <w:r w:rsidR="00816556" w:rsidRPr="003B0052">
        <w:rPr>
          <w:rFonts w:eastAsiaTheme="majorEastAsia"/>
        </w:rPr>
        <w:t xml:space="preserve">Tyler </w:t>
      </w:r>
      <w:r w:rsidR="00456642">
        <w:rPr>
          <w:rFonts w:eastAsiaTheme="majorEastAsia"/>
        </w:rPr>
        <w:t xml:space="preserve">D. </w:t>
      </w:r>
      <w:r w:rsidR="00816556" w:rsidRPr="003B0052">
        <w:rPr>
          <w:rFonts w:eastAsiaTheme="majorEastAsia"/>
        </w:rPr>
        <w:t>Tunney</w:t>
      </w:r>
      <w:r w:rsidR="009F3132">
        <w:rPr>
          <w:rFonts w:eastAsiaTheme="majorEastAsia"/>
          <w:vertAlign w:val="superscript"/>
        </w:rPr>
        <w:t>5</w:t>
      </w:r>
      <w:r w:rsidR="003B0052">
        <w:rPr>
          <w:rFonts w:eastAsiaTheme="majorEastAsia"/>
          <w:vertAlign w:val="superscript"/>
        </w:rPr>
        <w:t>,1</w:t>
      </w:r>
      <w:r w:rsidR="00816556" w:rsidRPr="003B0052">
        <w:rPr>
          <w:rFonts w:eastAsiaTheme="majorEastAsia"/>
        </w:rPr>
        <w:t xml:space="preserve"> </w:t>
      </w:r>
    </w:p>
    <w:p w14:paraId="521955EC" w14:textId="77777777" w:rsidR="003B0052" w:rsidRPr="00FD6A58" w:rsidRDefault="003B0052" w:rsidP="00AF338A">
      <w:pPr>
        <w:jc w:val="both"/>
        <w:rPr>
          <w:rFonts w:eastAsia="Times"/>
          <w:b/>
          <w:bCs/>
        </w:rPr>
      </w:pPr>
      <w:r w:rsidRPr="00FD6A58">
        <w:rPr>
          <w:rFonts w:eastAsia="Times"/>
          <w:b/>
          <w:bCs/>
        </w:rPr>
        <w:t xml:space="preserve">Affiliations: </w:t>
      </w:r>
    </w:p>
    <w:p w14:paraId="31022157" w14:textId="4184A80D" w:rsidR="003B0052" w:rsidRDefault="003B0052" w:rsidP="005B2939">
      <w:pPr>
        <w:pStyle w:val="ListParagraph"/>
        <w:numPr>
          <w:ilvl w:val="0"/>
          <w:numId w:val="2"/>
        </w:numPr>
        <w:jc w:val="both"/>
      </w:pPr>
      <w:r w:rsidRPr="00FD6A58">
        <w:t>University of Guelph; Guelph, Canada</w:t>
      </w:r>
    </w:p>
    <w:p w14:paraId="0DB41E27" w14:textId="10842B5C" w:rsidR="009F3132" w:rsidRDefault="009F3132" w:rsidP="005B2939">
      <w:pPr>
        <w:pStyle w:val="ListParagraph"/>
        <w:numPr>
          <w:ilvl w:val="0"/>
          <w:numId w:val="2"/>
        </w:numPr>
        <w:jc w:val="both"/>
      </w:pPr>
      <w:r>
        <w:t>Centre for Ecosystem Management; Guelph, Canada</w:t>
      </w:r>
    </w:p>
    <w:p w14:paraId="34DC3BCC" w14:textId="129EB80C" w:rsidR="003B0052" w:rsidRDefault="003B0052" w:rsidP="005B2939">
      <w:pPr>
        <w:pStyle w:val="ListParagraph"/>
        <w:numPr>
          <w:ilvl w:val="0"/>
          <w:numId w:val="2"/>
        </w:numPr>
        <w:jc w:val="both"/>
      </w:pPr>
      <w:r>
        <w:t>Ontario Ministry of Natural Resources; Peterborough, Canada</w:t>
      </w:r>
    </w:p>
    <w:p w14:paraId="7394E89D" w14:textId="77777777" w:rsidR="005B2939" w:rsidRDefault="003B0052" w:rsidP="005B2939">
      <w:pPr>
        <w:pStyle w:val="ListParagraph"/>
        <w:numPr>
          <w:ilvl w:val="0"/>
          <w:numId w:val="2"/>
        </w:numPr>
        <w:jc w:val="both"/>
      </w:pPr>
      <w:r>
        <w:t>University of Toronto Mississauga; Mississauga, Canada</w:t>
      </w:r>
    </w:p>
    <w:p w14:paraId="7779C47F" w14:textId="1D2A1C85" w:rsidR="003B0052" w:rsidRDefault="003B0052" w:rsidP="005B2939">
      <w:pPr>
        <w:pStyle w:val="ListParagraph"/>
        <w:numPr>
          <w:ilvl w:val="0"/>
          <w:numId w:val="2"/>
        </w:numPr>
        <w:jc w:val="both"/>
      </w:pPr>
      <w:r w:rsidRPr="00FD6A58">
        <w:t>Fisheries and Oceans Canada; Moncton, Canada</w:t>
      </w:r>
      <w:bookmarkStart w:id="2" w:name="_Hlk62201654"/>
    </w:p>
    <w:p w14:paraId="21128688" w14:textId="77777777" w:rsidR="005B2939" w:rsidRPr="005B2939" w:rsidRDefault="005B2939" w:rsidP="005B2939">
      <w:pPr>
        <w:pStyle w:val="ListParagraph"/>
        <w:jc w:val="both"/>
        <w:rPr>
          <w:i/>
          <w:iCs/>
        </w:rPr>
      </w:pPr>
    </w:p>
    <w:p w14:paraId="25D0D09A" w14:textId="77777777" w:rsidR="001F7AB5" w:rsidRDefault="003B0052" w:rsidP="00AF338A">
      <w:pPr>
        <w:jc w:val="both"/>
      </w:pPr>
      <w:r w:rsidRPr="00FD6A58">
        <w:t xml:space="preserve">*Corresponding author: </w:t>
      </w:r>
    </w:p>
    <w:p w14:paraId="264FF1F5" w14:textId="46F0FAC2" w:rsidR="003B0052" w:rsidRPr="00FD6A58" w:rsidRDefault="003B0052" w:rsidP="00AF338A">
      <w:pPr>
        <w:jc w:val="both"/>
      </w:pPr>
      <w:r w:rsidRPr="00FD6A58">
        <w:t xml:space="preserve">Charlotte A. Ward; Address: 50 Stone Road East, Guelph, ON Canada, N1G </w:t>
      </w:r>
      <w:proofErr w:type="gramStart"/>
      <w:r w:rsidRPr="00FD6A58">
        <w:t>2W1;</w:t>
      </w:r>
      <w:proofErr w:type="gramEnd"/>
      <w:r w:rsidRPr="00FD6A58">
        <w:t xml:space="preserve"> </w:t>
      </w:r>
    </w:p>
    <w:p w14:paraId="25FA5F0E" w14:textId="36143F37" w:rsidR="003B0052" w:rsidRPr="00D60E34" w:rsidRDefault="003B0052" w:rsidP="00AF338A">
      <w:pPr>
        <w:spacing w:after="240"/>
        <w:jc w:val="both"/>
        <w:rPr>
          <w:color w:val="467886" w:themeColor="hyperlink"/>
          <w:u w:val="single"/>
        </w:rPr>
      </w:pPr>
      <w:r w:rsidRPr="00FD6A58">
        <w:t xml:space="preserve">Orchid ID: 0000-0001-7982-1239; Email: </w:t>
      </w:r>
      <w:hyperlink r:id="rId8" w:history="1">
        <w:r w:rsidRPr="00FD6A58">
          <w:rPr>
            <w:rStyle w:val="Hyperlink"/>
          </w:rPr>
          <w:t>cward@uoguelph.ca</w:t>
        </w:r>
      </w:hyperlink>
      <w:bookmarkEnd w:id="2"/>
    </w:p>
    <w:p w14:paraId="6618D202" w14:textId="1AFFEDFF" w:rsidR="00816556" w:rsidRDefault="00816556" w:rsidP="00AF338A">
      <w:pPr>
        <w:spacing w:after="240"/>
        <w:jc w:val="both"/>
        <w:rPr>
          <w:rFonts w:eastAsiaTheme="majorEastAsia"/>
        </w:rPr>
      </w:pPr>
      <w:r w:rsidRPr="003B0052">
        <w:rPr>
          <w:rFonts w:eastAsiaTheme="majorEastAsia"/>
          <w:b/>
          <w:bCs/>
        </w:rPr>
        <w:t>Target Journal:</w:t>
      </w:r>
      <w:r w:rsidRPr="003B0052">
        <w:rPr>
          <w:rFonts w:eastAsiaTheme="majorEastAsia"/>
        </w:rPr>
        <w:t xml:space="preserve"> Oikos</w:t>
      </w:r>
      <w:r w:rsidR="00D60E34">
        <w:rPr>
          <w:rFonts w:eastAsiaTheme="majorEastAsia"/>
        </w:rPr>
        <w:t xml:space="preserve"> </w:t>
      </w:r>
    </w:p>
    <w:p w14:paraId="02BD86A5" w14:textId="4B86BCCF" w:rsidR="00D60E34" w:rsidRPr="00D60E34" w:rsidRDefault="00D60E34" w:rsidP="00AF338A">
      <w:pPr>
        <w:spacing w:after="240"/>
        <w:jc w:val="both"/>
        <w:rPr>
          <w:rFonts w:eastAsiaTheme="majorEastAsia"/>
        </w:rPr>
      </w:pPr>
      <w:r w:rsidRPr="00D60E34">
        <w:rPr>
          <w:rFonts w:eastAsiaTheme="majorEastAsia"/>
          <w:b/>
          <w:bCs/>
        </w:rPr>
        <w:t xml:space="preserve">Article Type: </w:t>
      </w:r>
      <w:r>
        <w:rPr>
          <w:rFonts w:eastAsiaTheme="majorEastAsia"/>
        </w:rPr>
        <w:t>Research article</w:t>
      </w:r>
      <w:r w:rsidR="00C67798">
        <w:rPr>
          <w:rFonts w:eastAsiaTheme="majorEastAsia"/>
        </w:rPr>
        <w:t xml:space="preserve"> (no length constraints from what I can tell)</w:t>
      </w:r>
    </w:p>
    <w:p w14:paraId="077723A5" w14:textId="2EA05AE5" w:rsidR="00D60E34" w:rsidRPr="00D60E34" w:rsidRDefault="00D60E34" w:rsidP="00AF338A">
      <w:pPr>
        <w:spacing w:after="240"/>
        <w:jc w:val="both"/>
        <w:rPr>
          <w:rFonts w:eastAsiaTheme="majorEastAsia"/>
          <w:b/>
          <w:bCs/>
        </w:rPr>
      </w:pPr>
      <w:r w:rsidRPr="00D60E34">
        <w:rPr>
          <w:rFonts w:eastAsiaTheme="majorEastAsia"/>
          <w:b/>
          <w:bCs/>
        </w:rPr>
        <w:t xml:space="preserve">Main Text Word Count: </w:t>
      </w:r>
      <w:r w:rsidR="00CD3221">
        <w:rPr>
          <w:rFonts w:eastAsiaTheme="majorEastAsia"/>
        </w:rPr>
        <w:t>7006</w:t>
      </w:r>
    </w:p>
    <w:p w14:paraId="10387EEC" w14:textId="597378A5" w:rsidR="00C12043" w:rsidRPr="00D60E34" w:rsidRDefault="00D60E34" w:rsidP="00AF338A">
      <w:pPr>
        <w:spacing w:after="240"/>
        <w:jc w:val="both"/>
        <w:rPr>
          <w:rFonts w:eastAsiaTheme="majorEastAsia"/>
        </w:rPr>
      </w:pPr>
      <w:r w:rsidRPr="00D60E34">
        <w:rPr>
          <w:rFonts w:eastAsiaTheme="majorEastAsia"/>
          <w:b/>
          <w:bCs/>
        </w:rPr>
        <w:t xml:space="preserve">Abstract Word Count: </w:t>
      </w:r>
      <w:r w:rsidR="00C10ED3">
        <w:rPr>
          <w:rFonts w:eastAsiaTheme="majorEastAsia"/>
        </w:rPr>
        <w:t>302</w:t>
      </w:r>
    </w:p>
    <w:p w14:paraId="2399DADF" w14:textId="12ECC6D4" w:rsidR="003252CB" w:rsidRDefault="001F7AB5" w:rsidP="00AF338A">
      <w:pPr>
        <w:pStyle w:val="Heading2"/>
        <w:jc w:val="both"/>
        <w:rPr>
          <w:rFonts w:ascii="Times New Roman" w:hAnsi="Times New Roman" w:cs="Times New Roman"/>
          <w:color w:val="auto"/>
        </w:rPr>
      </w:pPr>
      <w:bookmarkStart w:id="3" w:name="_Toc215069628"/>
      <w:r>
        <w:rPr>
          <w:rStyle w:val="normaltextrun"/>
          <w:rFonts w:ascii="Times New Roman" w:hAnsi="Times New Roman" w:cs="Times New Roman"/>
          <w:color w:val="auto"/>
        </w:rPr>
        <w:br w:type="column"/>
      </w:r>
      <w:r w:rsidR="00915A4D" w:rsidRPr="001F7AB5">
        <w:rPr>
          <w:rStyle w:val="normaltextrun"/>
          <w:rFonts w:ascii="Times New Roman" w:hAnsi="Times New Roman" w:cs="Times New Roman"/>
          <w:color w:val="auto"/>
        </w:rPr>
        <w:lastRenderedPageBreak/>
        <w:t>Abstract</w:t>
      </w:r>
      <w:bookmarkEnd w:id="3"/>
      <w:r w:rsidR="00915A4D" w:rsidRPr="001F7AB5">
        <w:rPr>
          <w:rStyle w:val="scxw167752562"/>
          <w:rFonts w:ascii="Times New Roman" w:hAnsi="Times New Roman" w:cs="Times New Roman"/>
          <w:color w:val="auto"/>
        </w:rPr>
        <w:t> </w:t>
      </w:r>
      <w:bookmarkStart w:id="4" w:name="_Toc215069629"/>
    </w:p>
    <w:p w14:paraId="23237658" w14:textId="3075C4A6" w:rsidR="003252CB" w:rsidRPr="003252CB" w:rsidRDefault="003252CB" w:rsidP="003252CB">
      <w:pPr>
        <w:spacing w:before="100" w:beforeAutospacing="1" w:after="100" w:afterAutospacing="1"/>
      </w:pPr>
      <w:r w:rsidRPr="003252CB">
        <w:t xml:space="preserve">Mobile organisms move among habitat patches to exploit spatial variation in resources and environmental conditions (i.e., habitat coupling). In lakes, </w:t>
      </w:r>
      <w:r w:rsidR="00BF4CAB">
        <w:t xml:space="preserve">the </w:t>
      </w:r>
      <w:r w:rsidRPr="003252CB">
        <w:t xml:space="preserve">coupling </w:t>
      </w:r>
      <w:r w:rsidR="00BF4CAB">
        <w:t>of</w:t>
      </w:r>
      <w:r w:rsidRPr="003252CB">
        <w:t xml:space="preserve"> nearshore and offshore habitats by large-bodied predators (e.g., lake trout, </w:t>
      </w:r>
      <w:r w:rsidRPr="003252CB">
        <w:rPr>
          <w:i/>
          <w:iCs/>
        </w:rPr>
        <w:t xml:space="preserve">Salvelinus </w:t>
      </w:r>
      <w:proofErr w:type="spellStart"/>
      <w:r w:rsidRPr="003252CB">
        <w:rPr>
          <w:i/>
          <w:iCs/>
        </w:rPr>
        <w:t>namaycush</w:t>
      </w:r>
      <w:proofErr w:type="spellEnd"/>
      <w:r w:rsidRPr="003252CB">
        <w:t>) is known to influence ecosystem function and resilience. However, habitat coupling may extend more broadly across connected aquatic ecosystems, particularly</w:t>
      </w:r>
      <w:r w:rsidR="00C10ED3">
        <w:t xml:space="preserve"> across </w:t>
      </w:r>
      <w:r w:rsidRPr="003252CB">
        <w:t>lake–</w:t>
      </w:r>
      <w:r w:rsidR="00F67B12">
        <w:t>creek</w:t>
      </w:r>
      <w:r w:rsidRPr="003252CB">
        <w:t xml:space="preserve"> networks</w:t>
      </w:r>
      <w:r>
        <w:t xml:space="preserve">. </w:t>
      </w:r>
      <w:r w:rsidRPr="003252CB">
        <w:t>Although movements of freshwater fishes across lake–</w:t>
      </w:r>
      <w:r w:rsidR="00F67B12">
        <w:t>creek</w:t>
      </w:r>
      <w:r w:rsidRPr="003252CB">
        <w:t xml:space="preserve"> boundaries are widespread (e.g., </w:t>
      </w:r>
      <w:proofErr w:type="spellStart"/>
      <w:r w:rsidR="00B336C7">
        <w:t>p</w:t>
      </w:r>
      <w:r w:rsidR="00B336C7" w:rsidRPr="00B336C7">
        <w:t>otamodromy</w:t>
      </w:r>
      <w:proofErr w:type="spellEnd"/>
      <w:r w:rsidRPr="003252CB">
        <w:t>), their role in shaping trophic linkages and energy flow across freshwater landscapes is largely unresolved.</w:t>
      </w:r>
      <w:r>
        <w:t xml:space="preserve"> </w:t>
      </w:r>
      <w:r w:rsidRPr="003252CB">
        <w:t xml:space="preserve">To address this gap, we combined stable isotope analysis, acoustic telemetry, and seasonal netting surveys to evaluate habitat coupling between lakes and </w:t>
      </w:r>
      <w:r w:rsidR="00F67B12">
        <w:t>creeks</w:t>
      </w:r>
      <w:r w:rsidRPr="003252CB">
        <w:t xml:space="preserve"> by two abundant prey fishes in Algonquin Provincial Park, Ontario, Canada</w:t>
      </w:r>
      <w:r>
        <w:t xml:space="preserve">, the </w:t>
      </w:r>
      <w:r w:rsidRPr="003252CB">
        <w:t>golden shiner (</w:t>
      </w:r>
      <w:proofErr w:type="spellStart"/>
      <w:r w:rsidRPr="003252CB">
        <w:rPr>
          <w:i/>
          <w:iCs/>
        </w:rPr>
        <w:t>Notemigonus</w:t>
      </w:r>
      <w:proofErr w:type="spellEnd"/>
      <w:r w:rsidRPr="003252CB">
        <w:rPr>
          <w:i/>
          <w:iCs/>
        </w:rPr>
        <w:t xml:space="preserve"> </w:t>
      </w:r>
      <w:proofErr w:type="spellStart"/>
      <w:r w:rsidRPr="003252CB">
        <w:rPr>
          <w:i/>
          <w:iCs/>
        </w:rPr>
        <w:t>crysoleucas</w:t>
      </w:r>
      <w:proofErr w:type="spellEnd"/>
      <w:r w:rsidRPr="003252CB">
        <w:t xml:space="preserve">) and </w:t>
      </w:r>
      <w:r>
        <w:t xml:space="preserve">the </w:t>
      </w:r>
      <w:r w:rsidRPr="003252CB">
        <w:t>common shiner (</w:t>
      </w:r>
      <w:proofErr w:type="spellStart"/>
      <w:r w:rsidRPr="003252CB">
        <w:rPr>
          <w:i/>
          <w:iCs/>
        </w:rPr>
        <w:t>Luxilus</w:t>
      </w:r>
      <w:proofErr w:type="spellEnd"/>
      <w:r w:rsidRPr="003252CB">
        <w:rPr>
          <w:i/>
          <w:iCs/>
        </w:rPr>
        <w:t xml:space="preserve"> </w:t>
      </w:r>
      <w:proofErr w:type="spellStart"/>
      <w:r w:rsidRPr="003252CB">
        <w:rPr>
          <w:i/>
          <w:iCs/>
        </w:rPr>
        <w:t>cornutus</w:t>
      </w:r>
      <w:proofErr w:type="spellEnd"/>
      <w:r w:rsidRPr="003252CB">
        <w:t xml:space="preserve">). Shiners relied more evenly on carbon derived from lake and creek habitats, exhibited more frequent movements between habitats, and were more likely to use both habitats within a single day during spring and fall compared to summer. Seasonal patterns in biomass movement were also evident, with peak </w:t>
      </w:r>
      <w:r w:rsidR="00F67B12">
        <w:t>upstream</w:t>
      </w:r>
      <w:r w:rsidRPr="003252CB">
        <w:t xml:space="preserve"> movement into creeks in spring, minimal movement in summer, and increased downstream movement in fall.</w:t>
      </w:r>
      <w:r>
        <w:t xml:space="preserve"> </w:t>
      </w:r>
      <w:r w:rsidRPr="003252CB">
        <w:t>These results demonstrate that lake–</w:t>
      </w:r>
      <w:r w:rsidR="00F67B12">
        <w:t>creek</w:t>
      </w:r>
      <w:r w:rsidRPr="003252CB">
        <w:t xml:space="preserve"> coupling occurs across multiple temporal scales, from daily habitat use to seasonal biomass fluxes, with structured temporal pattern</w:t>
      </w:r>
      <w:r w:rsidR="00C10ED3">
        <w:t>s</w:t>
      </w:r>
      <w:r w:rsidRPr="003252CB">
        <w:t xml:space="preserve"> likely driven by shifting resource availability and predation risk</w:t>
      </w:r>
      <w:r w:rsidR="00C10ED3">
        <w:t xml:space="preserve"> throughout the year</w:t>
      </w:r>
      <w:r w:rsidRPr="003252CB">
        <w:t xml:space="preserve">. Together, our findings highlight the importance of </w:t>
      </w:r>
      <w:r w:rsidR="00C10ED3">
        <w:t>streams</w:t>
      </w:r>
      <w:r w:rsidRPr="003252CB">
        <w:t xml:space="preserve"> </w:t>
      </w:r>
      <w:r w:rsidR="00F67B12">
        <w:t xml:space="preserve">and creeks </w:t>
      </w:r>
      <w:r w:rsidR="00C10ED3">
        <w:t>as important habitat components of</w:t>
      </w:r>
      <w:r w:rsidRPr="003252CB">
        <w:t xml:space="preserve"> lake ecosystems and</w:t>
      </w:r>
      <w:r w:rsidR="00C10ED3">
        <w:t xml:space="preserve"> </w:t>
      </w:r>
      <w:proofErr w:type="gramStart"/>
      <w:r w:rsidR="00C10ED3" w:rsidRPr="00C10ED3">
        <w:rPr>
          <w:i/>
          <w:iCs/>
        </w:rPr>
        <w:t>vice versa</w:t>
      </w:r>
      <w:r w:rsidR="00C10ED3">
        <w:t>, and</w:t>
      </w:r>
      <w:proofErr w:type="gramEnd"/>
      <w:r w:rsidRPr="003252CB">
        <w:t xml:space="preserve"> underscore the role of small-bodied fishes in linking</w:t>
      </w:r>
      <w:r w:rsidR="00C10ED3">
        <w:t xml:space="preserve"> freshwater</w:t>
      </w:r>
      <w:r w:rsidRPr="003252CB">
        <w:t xml:space="preserve"> habitats. </w:t>
      </w:r>
      <w:r w:rsidR="00C10ED3">
        <w:t>We argue for the need to consider and</w:t>
      </w:r>
      <w:r w:rsidR="00C10ED3" w:rsidRPr="003B0052">
        <w:t xml:space="preserve"> integrate small-bodied, lower-trophic level species into freshwater food web theory and </w:t>
      </w:r>
      <w:r w:rsidR="00C10ED3">
        <w:t xml:space="preserve">the </w:t>
      </w:r>
      <w:r w:rsidR="00C10ED3" w:rsidRPr="003B0052">
        <w:t>management</w:t>
      </w:r>
      <w:r w:rsidR="00C10ED3">
        <w:t xml:space="preserve"> of fisheries and freshwater habitat connectivity more explicitly</w:t>
      </w:r>
      <w:r w:rsidR="00C10ED3" w:rsidRPr="003B0052">
        <w:t>.</w:t>
      </w:r>
    </w:p>
    <w:p w14:paraId="07FE3961" w14:textId="77777777" w:rsidR="006C4986" w:rsidRPr="00837F74" w:rsidRDefault="00193314" w:rsidP="006C4986">
      <w:pPr>
        <w:pStyle w:val="Heading2"/>
        <w:jc w:val="both"/>
        <w:rPr>
          <w:rFonts w:ascii="Times New Roman" w:hAnsi="Times New Roman" w:cs="Times New Roman"/>
          <w:color w:val="auto"/>
        </w:rPr>
      </w:pPr>
      <w:r w:rsidRPr="00837F74">
        <w:rPr>
          <w:rFonts w:ascii="Times New Roman" w:hAnsi="Times New Roman" w:cs="Times New Roman"/>
          <w:color w:val="auto"/>
        </w:rPr>
        <w:br w:type="column"/>
      </w:r>
      <w:bookmarkStart w:id="5" w:name="_Toc215069630"/>
      <w:bookmarkStart w:id="6" w:name="OLE_LINK3"/>
      <w:bookmarkStart w:id="7" w:name="OLE_LINK4"/>
      <w:bookmarkEnd w:id="4"/>
      <w:r w:rsidR="006C4986" w:rsidRPr="00837F74">
        <w:rPr>
          <w:rFonts w:ascii="Times New Roman" w:hAnsi="Times New Roman" w:cs="Times New Roman"/>
          <w:color w:val="auto"/>
        </w:rPr>
        <w:lastRenderedPageBreak/>
        <w:t>Introduction</w:t>
      </w:r>
    </w:p>
    <w:p w14:paraId="3C52C467" w14:textId="17382C49" w:rsidR="00EA2C33" w:rsidRPr="003B0052" w:rsidRDefault="006C4986" w:rsidP="006C4986">
      <w:pPr>
        <w:spacing w:before="240" w:after="240"/>
        <w:jc w:val="both"/>
      </w:pPr>
      <w:r w:rsidRPr="003B0052">
        <w:t xml:space="preserve">The movement of consumer species across distinct habitats establishes critical energy linkages within food webs. </w:t>
      </w:r>
      <w:r w:rsidR="00EA2C33">
        <w:t>Such c</w:t>
      </w:r>
      <w:r w:rsidR="00EA2C33" w:rsidRPr="00EA2C33">
        <w:t>ross-habitat movements</w:t>
      </w:r>
      <w:r w:rsidR="00EA2C33">
        <w:t xml:space="preserve"> can</w:t>
      </w:r>
      <w:r w:rsidR="00EA2C33" w:rsidRPr="00EA2C33">
        <w:t xml:space="preserve"> occur over a range of </w:t>
      </w:r>
      <w:r w:rsidR="00EA2C33">
        <w:t xml:space="preserve">spatial and </w:t>
      </w:r>
      <w:r w:rsidR="00EA2C33" w:rsidRPr="00EA2C33">
        <w:t>t</w:t>
      </w:r>
      <w:r w:rsidR="00EA2C33">
        <w:t>emporal scales.</w:t>
      </w:r>
      <w:r w:rsidR="00EA2C33" w:rsidRPr="00EA2C33">
        <w:t xml:space="preserve"> </w:t>
      </w:r>
      <w:r w:rsidRPr="003B0052">
        <w:t>At the global scale, the migrations of birds, fish, and mammals transport carbon and nutrients across vast distances, shaping productivity and nutrient dynamics</w:t>
      </w:r>
      <w:r w:rsidR="00EA2C33">
        <w:t>, often over annual timescales</w:t>
      </w:r>
      <w:r>
        <w:t xml:space="preserve"> </w:t>
      </w:r>
      <w:r>
        <w:fldChar w:fldCharType="begin"/>
      </w:r>
      <w:r>
        <w:instrText xml:space="preserve"> ADDIN ZOTERO_ITEM CSL_CITATION {"citationID":"7TJcR1Io","properties":{"unsorted":false,"formattedCitation":"(Bauer and Hoye 2014, Roman et al. 2025)","plainCitation":"(Bauer and Hoye 2014, Roman et al. 2025)","noteIndex":0},"citationItems":[{"id":293,"uris":["http://zotero.org/users/local/6gGbWaws/items/NFHBSM8Z"],"itemData":{"id":293,"type":"article-journal","abstract":"Background\n              Every year, billions of migratory animals cross the planet in pursuit of increased foraging opportunities, improved safety, and higher reproductive output. In so doing, these migrants transport nutrients, energy, and other organisms (including seeds, mollusks, parasites, and pathogens) between disparate locations. Migrants also forage and are preyed upon throughout their journeys, thereby establishing transport and trophic interactions with resident communities. Migratory animals thus couple ecological communities across the globe and may mediate their diversity and stability. However, as yet, the influence of migrants and their services on these communities is often overlooked, and as a consequence of global changes, migrations are threatened worldwide.\n            \n            \n              Advances\n              We review several examples in which interactions between migratory animals and resident communities have been quantified, illustrating the processes by which migrants may uniquely alter energy flow, food-web topology and stability, trophic cascades, and the structure and dynamics of (meta-)communities. For example, the inputs of nutrients and energy originating from distant localities by migrants can dramatically increase resource availability, with rippling consequences for productivity at various trophic levels and the potential to drive the transition between alternative stable states. Migrant-mediated transport of propagules of other organisms can lead to the establishment of new or lost species, as well as influencing gene flow and genetic mixing among resident populations. Similarly, migrants can alter parasite transmission, diversity, and evolution by harboring a broader range of parasites than residents and by either facilitating or hindering the long-distance dispersal of parasites.\n              Foraging by migrants can also have profound effects on community processes and ecosystem functions. For instance, grazing by migratory animals can alter nutrient cycling, primary productivity, biomass of edible plants, competitive interactions between plant species, and ultimately, the composition and long-term persistence of the entire plant community. The most striking difference between migrant and resident consumers is, however, the pulsed nature of migrant utilization and the timing of their interactions. Together, these fundamentally define the relationship between migrant abundance and primary production (in the case of migrant herbivores) or the stability of food webs (in the case of migratory predators).\n            \n            \n              Outlook\n              Our Review demonstrates that the highly predictable, seasonally pulsed nature of animal migration, together with the spatial scales at which it operates and the immense number of individuals involved, not only set migration apart from other types of movement, but render it a uniquely potent, yet underappreciated, dimension of biodiversity that is intimately embedded within resident communities. Given the potential for migration to influence ecological networks worldwide, we suggest integrative network approaches, through which studies of community dynamics and ecosystem functioning may explicitly consider animal migrations, understand the ramifications of their declines, and assist in developing effective conservation measures.\n            \n          , \n            Animal migrations span the globe, involving immense numbers of individuals from a wide range of taxa. Migrants transport nutrients, energy, and other organisms as they forage and are preyed upon throughout their journeys. These highly predictable, pulsed movements across large spatial scales render migration a potentially powerful yet underappreciated dimension of biodiversity that is intimately embedded within resident communities. We review examples from across the animal kingdom to distill fundamental processes by which migratory animals influence communities and ecosystems, demonstrating that they can uniquely alter energy flow, food-web topology and stability, trophic cascades, and the structure of metacommunities. Given the potential for migration to alter ecological networks worldwide, we suggest an integrative framework through which community dynamics and ecosystem functioning may explicitly consider animal migrations.\n          , \n            Migration Monitor\n            \n              Seasonal migrations move large numbers of animals across often vast distances. Such movement shifts large amounts of biomass from one region to another, but, perhaps more importantly, moves animals that eat, excrete, and sometimes die in multiple remote systems. Such movements impact the communities, trophic structure, and function of these ecosystems in often underappreciated ways.\n              Bauer and Hoye\n              (\n              10.1126/science.1242552\n              ) review migrations across taxa to identify the key ecological roles these long-distance movements play, and the unique threats the animals face in our increasingly modified world.","container-title":"Science","DOI":"10.1126/science.1242552","ISSN":"0036-8075, 1095-9203","issue":"6179","journalAbbreviation":"Science","language":"en","page":"1242552","source":"DOI.org (Crossref)","title":"Migratory Animals Couple Biodiversity and Ecosystem Functioning Worldwide","volume":"344","author":[{"family":"Bauer","given":"S."},{"family":"Hoye","given":"B. J."}],"issued":{"date-parts":[["2014",4,4]]}}},{"id":2701,"uris":["http://zotero.org/users/local/6gGbWaws/items/IRALD6U3"],"itemData":{"id":2701,"type":"article-journal","abstract":"Baleen whales migrate from productive high-latitude feeding grounds to usually oligotrophic tropical and subtropical reproductive winter grounds, translocating limiting nutrients across ecosystem boundaries in their bodies. Here, we estimate the latitudinal movement of nutrients through carcasses, placentas, and urea for four species of baleen whales that exhibit clear annual migration, relying on spatial data from publicly available databases, present and past populations, and measurements of protein catabolism and other sources of nitrogen from baleen whales and other marine mammals. Migrating gray, humpback, and North Atlantic and southern right whales convey an estimated 3784 tons N yr−1 and 46,512 tons of biomass yr−1 to winter grounds, a flux also known as the “great whale conveyor belt”; these numbers might have been three times higher before commercial whaling. We discuss how species recovery might help restore nutrient movement by whales in global oceans and increase the resilience and adaptative capacity of recipient ecosystems.","container-title":"Nature Communications","DOI":"10.1038/s41467-025-56123-2","ISSN":"2041-1723","issue":"1","journalAbbreviation":"Nat Commun","language":"en","license":"2025 The Author(s)","page":"2125","publisher":"Nature Publishing Group","source":"www.nature.com","title":"Migrating baleen whales transport high-latitude nutrients to tropical and subtropical ecosystems","volume":"16","author":[{"family":"Roman","given":"Joe"},{"family":"Abraham","given":"Andrew J."},{"family":"Kiszka","given":"Jeremy J."},{"family":"Costa","given":"Daniel P."},{"family":"Doughty","given":"Christopher E."},{"family":"Friedlaender","given":"Ari"},{"family":"Hückstädt","given":"Luis A."},{"family":"Marcondes","given":"Milton"},{"family":"Wetsel","given":"Emma"},{"family":"Pershing","given":"Andrew J."}],"issued":{"date-parts":[["2025",3,10]]}}}],"schema":"https://github.com/citation-style-language/schema/raw/master/csl-citation.json"} </w:instrText>
      </w:r>
      <w:r>
        <w:fldChar w:fldCharType="separate"/>
      </w:r>
      <w:r>
        <w:rPr>
          <w:noProof/>
        </w:rPr>
        <w:t>(Bauer and Hoye 2014, Roman et al. 2025)</w:t>
      </w:r>
      <w:r>
        <w:fldChar w:fldCharType="end"/>
      </w:r>
      <w:r w:rsidRPr="003B0052">
        <w:t>. On smaller</w:t>
      </w:r>
      <w:r w:rsidR="00EA2C33">
        <w:t xml:space="preserve"> spatial</w:t>
      </w:r>
      <w:r w:rsidRPr="003B0052">
        <w:t xml:space="preserve"> scales, </w:t>
      </w:r>
      <w:r w:rsidR="00EA2C33">
        <w:t xml:space="preserve">daily vertical </w:t>
      </w:r>
      <w:r w:rsidRPr="003B0052">
        <w:t>movements of zooplankton between benthic and pelagic zones of marine environments fuel their growth</w:t>
      </w:r>
      <w:r w:rsidR="00EA2C33">
        <w:t>, and influence their ability to evade</w:t>
      </w:r>
      <w:r w:rsidR="001323BC">
        <w:t xml:space="preserve"> predators</w:t>
      </w:r>
      <w:r>
        <w:rPr>
          <w:noProof/>
        </w:rPr>
        <w:t xml:space="preserve"> </w:t>
      </w:r>
      <w:r>
        <w:rPr>
          <w:noProof/>
        </w:rPr>
        <w:fldChar w:fldCharType="begin"/>
      </w:r>
      <w:r>
        <w:rPr>
          <w:noProof/>
        </w:rPr>
        <w:instrText xml:space="preserve"> ADDIN ZOTERO_ITEM CSL_CITATION {"citationID":"ykiU7S6q","properties":{"unsorted":false,"formattedCitation":"(Hays 2003)","plainCitation":"(Hays 2003)","noteIndex":0},"citationItems":[{"id":3877,"uris":["http://zotero.org/users/local/6gGbWaws/items/UXH3526W"],"itemData":{"id":3877,"type":"article-journal","abstract":"Diel vertical migration (DVM) by zooplankton is a universal feature in all the World's oceans, as well as being common in freshwater environments. The normal pattern involves movement from shallow depths at night to greater depths during the day. For many herbivorous and omnivorous mesozooplankton that feed predominantly near the surface on phytoplankton and microzooplankton, minimising the risk of predation from fish seems to be the ultimate factor behind DVM. These migrants appear to use deep water as a dark daytime refuge where their probability of being detected and eaten is lower than if they remained near the surface. Associated with these vertical movements of mesozooplankton, predators at higher trophic levels, including invertebrates, fish, marine mammals, birds and reptiles, may modify their behaviour to optimise the exploitation of their vertically migrating prey. Recent advances in biotelemetry promise to allow the interaction between migrating zooplankton and diving air-breathing vertebrates to be explored in far more detail than hitherto.","container-title":"Hydrobiologia","DOI":"10.1023/B:HYDR.0000008476.23617.b0","ISSN":"1573-5117","issue":"1","journalAbbreviation":"Hydrobiologia","language":"en","page":"163-170","source":"Springer Link","title":"A review of the adaptive significance and ecosystem consequences of zooplankton diel vertical migrations","volume":"503","author":[{"family":"Hays","given":"Graeme C."}],"issued":{"date-parts":[["2003",8,1]]}}}],"schema":"https://github.com/citation-style-language/schema/raw/master/csl-citation.json"} </w:instrText>
      </w:r>
      <w:r>
        <w:rPr>
          <w:noProof/>
        </w:rPr>
        <w:fldChar w:fldCharType="separate"/>
      </w:r>
      <w:r>
        <w:rPr>
          <w:noProof/>
        </w:rPr>
        <w:t>(Hays 2003)</w:t>
      </w:r>
      <w:r>
        <w:rPr>
          <w:noProof/>
        </w:rPr>
        <w:fldChar w:fldCharType="end"/>
      </w:r>
      <w:r w:rsidRPr="003B0052">
        <w:t>.</w:t>
      </w:r>
      <w:r w:rsidR="00EA2C33" w:rsidRPr="00EA2C33">
        <w:t xml:space="preserve"> </w:t>
      </w:r>
      <w:r w:rsidRPr="003B0052">
        <w:t>These movements</w:t>
      </w:r>
      <w:ins w:id="8" w:author="Tunney, Tyler (DFO/MPO)" w:date="2026-04-08T12:45:00Z">
        <w:r w:rsidRPr="003B0052">
          <w:t xml:space="preserve"> </w:t>
        </w:r>
      </w:ins>
      <w:ins w:id="9" w:author="Tunney, Tyler (DFO/MPO)" w:date="2026-03-23T10:46:00Z">
        <w:r>
          <w:t>and the resulti</w:t>
        </w:r>
      </w:ins>
      <w:r w:rsidR="001323BC">
        <w:t>n</w:t>
      </w:r>
      <w:ins w:id="10" w:author="Tunney, Tyler (DFO/MPO)" w:date="2026-03-23T10:46:00Z">
        <w:r>
          <w:t>g</w:t>
        </w:r>
      </w:ins>
      <w:r w:rsidR="001323BC">
        <w:t xml:space="preserve"> </w:t>
      </w:r>
      <w:proofErr w:type="spellStart"/>
      <w:r w:rsidR="001323BC">
        <w:t>dynamicsim</w:t>
      </w:r>
      <w:proofErr w:type="spellEnd"/>
      <w:r w:rsidR="001323BC">
        <w:t xml:space="preserve"> they impart to</w:t>
      </w:r>
      <w:ins w:id="11" w:author="Tunney, Tyler (DFO/MPO)" w:date="2026-03-23T10:46:00Z">
        <w:r>
          <w:t xml:space="preserve"> food web structure </w:t>
        </w:r>
      </w:ins>
      <w:r>
        <w:t xml:space="preserve">are expected to </w:t>
      </w:r>
      <w:r w:rsidRPr="003B0052">
        <w:t xml:space="preserve">play an integral role in sustaining biodiversity </w:t>
      </w:r>
      <w:r>
        <w:fldChar w:fldCharType="begin"/>
      </w:r>
      <w:r>
        <w:instrText xml:space="preserve"> ADDIN ZOTERO_ITEM CSL_CITATION {"citationID":"qLlakuFO","properties":{"unsorted":false,"formattedCitation":"(Rooney et al. 2008)","plainCitation":"(Rooney et al. 2008)","noteIndex":0},"citationItems":[{"id":192,"uris":["http://zotero.org/users/local/6gGbWaws/items/VZGPVMEN"],"itemData":{"id":192,"type":"article-journal","abstract":"Ecologists have long searched for structures and processes that impart stability in nature. In particular, food web ecology has held promise in tackling this issue. Empirical patterns in food webs have consistently shown that the distributions of species and interactions in nature are more likely to be stable than randomly constructed systems with the same number of species and interactions. Food web ecology still faces two fundamental challenges, however. First, the quantity and quality of food web data required to document both the species richness and the interaction strengths among all species within food webs is largely prohibitive. Second, where food webs have been well documented, spatial and temporal variation in food web structure has been ignored. Conversely, research that has addressed spatial and temporal variation in ecosystems has generally ignored the full complexity of food web architecture. Here, we incorporate empirical patterns, largely from macroecology and behavioural ecology, into a spatially implicit food web structure to construct a simple landscape theory of food web architecture. Such an approach both captures important architectural features of food webs and allows for an exploration of food web structure across a range of spatial scales. Finally, we demonstrated that food webs are hierarchically organized along the spatial and temporal niche axes of species and their utilization of food resources in ways that stabilize ecosystems.","container-title":"Ecology Letters","DOI":"10.1111/j.1461-0248.2008.01193.x","ISSN":"1461-0248","issue":"8","language":"en","license":"© 2008 Blackwell Publishing Ltd/CNRS","note":"_eprint: https://onlinelibrary.wiley.com/doi/pdf/10.1111/j.1461-0248.2008.01193.x","page":"867-881","source":"Wiley Online Library","title":"A landscape theory for food web architecture","volume":"11","author":[{"family":"Rooney","given":"Neil"},{"family":"McCann","given":"Kevin S."},{"family":"Moore","given":"John C."}],"issued":{"date-parts":[["2008"]]}}}],"schema":"https://github.com/citation-style-language/schema/raw/master/csl-citation.json"} </w:instrText>
      </w:r>
      <w:r>
        <w:fldChar w:fldCharType="separate"/>
      </w:r>
      <w:r>
        <w:rPr>
          <w:noProof/>
        </w:rPr>
        <w:t>(Rooney et al. 2008)</w:t>
      </w:r>
      <w:r>
        <w:fldChar w:fldCharType="end"/>
      </w:r>
      <w:r>
        <w:t xml:space="preserve">. </w:t>
      </w:r>
      <w:r w:rsidRPr="003B0052">
        <w:t xml:space="preserve">Nevertheless, science and resource management are only beginning to integrate knowledge of consumer-driven energy linkages into the understanding of ecosystem </w:t>
      </w:r>
      <w:ins w:id="12" w:author="Tunney, Tyler (DFO/MPO)" w:date="2026-03-23T10:54:00Z">
        <w:r>
          <w:t xml:space="preserve">function and </w:t>
        </w:r>
      </w:ins>
      <w:r w:rsidRPr="003B0052">
        <w:t xml:space="preserve">resilience (i.e., the ability to maintain functions and recover from disturbances) amid rapid global change </w:t>
      </w:r>
      <w:r>
        <w:fldChar w:fldCharType="begin"/>
      </w:r>
      <w:r>
        <w:instrText xml:space="preserve"> ADDIN ZOTERO_ITEM CSL_CITATION {"citationID":"1BSZTBUM","properties":{"unsorted":false,"formattedCitation":"(Bartley et al. 2019, Gutgesell et al. 2025)","plainCitation":"(Bartley et al. 2019, Gutgesell et al. 2025)","noteIndex":0},"citationItems":[{"id":49,"uris":["http://zotero.org/users/local/6gGbWaws/items/RXHNXL4J"],"itemData":{"id":49,"type":"article-journal","abstract":"Climate change is asymmetrically altering environmental conditions in space, from local to global scales, creating novel heterogeneity. Here, we argue that this novel heterogeneity will drive mobile generalist consumer species to rapidly respond through their behaviour in ways that broadly and predictably reorganize — or rewire — food webs. We use existing theory and data from diverse ecosystems to show that the rapid behavioural responses of generalists to climate change rewire food webs in two distinct and critical ways. First, mobile generalist species are redistributing into systems where they were previously absent and foraging on new prey, resulting in topological rewiring — a change in the patterning of food webs due to the addition or loss of connections. Second, mobile generalist species, which navigate between habitats and ecosystems to forage, will shift their relative use of differentially altered habitats and ecosystems, causing interaction strength rewiring — changes that reroute energy and carbon flows through existing food web connections and alter the food web’s interaction strengths. We then show that many species with shared traits can exhibit unified aggregate behavioural responses to climate change, which may allow us to understand the rewiring of whole food webs. We end by arguing that generalists’ responses present a powerful and underutilized approach to understanding and predicting the consequences of climate change and may serve as much-needed early warning signals for monitoring the looming impacts of global climate change on entire ecosystems.","container-title":"Nature Ecology &amp; Evolution","DOI":"10.1038/s41559-018-0772-3","ISSN":"2397-334X","issue":"3","journalAbbreviation":"Nat Ecol Evol","language":"en","license":"2019 Springer Nature Limited","page":"345-354","publisher":"Nature Publishing Group","source":"www.nature.com","title":"Food web rewiring in a changing world","volume":"3","author":[{"family":"Bartley","given":"Timothy J."},{"family":"McCann","given":"Kevin S."},{"family":"Bieg","given":"Carling"},{"family":"Cazelles","given":"Kevin"},{"family":"Granados","given":"Monica"},{"family":"Guzzo","given":"Matthew M."},{"family":"MacDougall","given":"Andrew S."},{"family":"Tunney","given":"Tyler D."},{"family":"McMeans","given":"Bailey C."}],"issued":{"date-parts":[["2019",3]]}}},{"id":3908,"uris":["http://zotero.org/users/local/6gGbWaws/items/CH33MQIP"],"itemData":{"id":3908,"type":"article-journal","abstract":"Wild foods are critical to the food security of billions of people worldwide, yet the ecological mechanisms that promote wild food system stability remain poorly understood. Within complex food webs, ecological theory predicts that nonhuman consumers can maintain more stable consumption rates by foraging on multiple resources that vary asynchronously in their availability across space and time. These so-called portfolio effects may also sustain more stable harvest rates by humans in wild food systems. We analyzed wild food harvest patterns for 46 isolated rural communities in southern coastal Alaska that harvest a diversity of wild foods (96 taxa) across terrestrial, freshwater, intertidal, and marine habitats. We show that access to diverse wild foods across this heterogeneous landscape dampened variability in harvest through time and increased robustness to species declines by allowing communities to harness seasonal and interannual asynchronies in wild food availability. These results demonstrate how ecological mechanisms that stabilize ecosystems may also underpin the stability of human wild food systems. Managing landscapes to maintain access to diverse wild foods and adopting flexible governance that allows communities to adjust harvest as patterns of wild food availability shift through time are crucial to sustaining resilient wild food systems in a changing world.","container-title":"Proceedings of the National Academy of Sciences","DOI":"10.1073/pnas.2525571122","ISSN":"0027-8424, 1091-6490","issue":"52","journalAbbreviation":"Proc. Natl. Acad. Sci. U.S.A.","language":"en","page":"e2525571122","source":"DOI.org (Crossref)","title":"Wild food portfolios: Access to diverse foods stabilizes harvest in wild food systems","title-short":"Wild food portfolios","volume":"122","author":[{"family":"Gutgesell","given":"Marie K."},{"family":"Bellmore","given":"J. Ryan"},{"family":"Sill","given":"Lauren A."},{"family":"Cunningham","given":"Raven"},{"family":"R. Harley","given":"John"},{"family":"Huntington","given":"Henry P."}],"issued":{"date-parts":[["2025",12,30]]}}}],"schema":"https://github.com/citation-style-language/schema/raw/master/csl-citation.json"} </w:instrText>
      </w:r>
      <w:r>
        <w:fldChar w:fldCharType="separate"/>
      </w:r>
      <w:r>
        <w:rPr>
          <w:noProof/>
        </w:rPr>
        <w:t>(Bartley et al. 2019, Gutgesell et al. 2025)</w:t>
      </w:r>
      <w:r>
        <w:fldChar w:fldCharType="end"/>
      </w:r>
      <w:r>
        <w:t xml:space="preserve">. </w:t>
      </w:r>
    </w:p>
    <w:p w14:paraId="7DCFBDB3" w14:textId="17119B2D" w:rsidR="006C4986" w:rsidRDefault="006C4986" w:rsidP="006C4986">
      <w:pPr>
        <w:spacing w:after="240"/>
        <w:jc w:val="both"/>
      </w:pPr>
      <w:ins w:id="13" w:author="tim fernandes" w:date="2026-03-23T16:39:00Z">
        <w:r>
          <w:t>H</w:t>
        </w:r>
        <w:r w:rsidRPr="003B0052">
          <w:t>abitat coupling</w:t>
        </w:r>
        <w:r>
          <w:t xml:space="preserve"> is t</w:t>
        </w:r>
      </w:ins>
      <w:del w:id="14" w:author="tim fernandes" w:date="2026-03-23T16:39:00Z">
        <w:r w:rsidRPr="003B0052">
          <w:delText>T</w:delText>
        </w:r>
      </w:del>
      <w:r w:rsidRPr="003B0052">
        <w:t xml:space="preserve">he process through which mobile consumers link spatially explicit energy pathways </w:t>
      </w:r>
      <w:del w:id="15" w:author="tim fernandes" w:date="2026-03-29T19:10:00Z">
        <w:r w:rsidRPr="003B0052">
          <w:delText>through</w:delText>
        </w:r>
        <w:r w:rsidRPr="003B0052" w:rsidDel="00040B9B">
          <w:delText xml:space="preserve"> </w:delText>
        </w:r>
      </w:del>
      <w:ins w:id="16" w:author="tim fernandes" w:date="2026-03-29T19:10:00Z">
        <w:r>
          <w:t>via</w:t>
        </w:r>
      </w:ins>
      <w:r w:rsidR="00BF4CAB">
        <w:t xml:space="preserve"> their</w:t>
      </w:r>
      <w:ins w:id="17" w:author="tim fernandes" w:date="2026-03-29T19:10:00Z">
        <w:r w:rsidRPr="003B0052">
          <w:t xml:space="preserve"> </w:t>
        </w:r>
      </w:ins>
      <w:del w:id="18" w:author="tim fernandes" w:date="2026-03-29T19:10:00Z">
        <w:r w:rsidRPr="003B0052">
          <w:delText xml:space="preserve">their </w:delText>
        </w:r>
      </w:del>
      <w:r w:rsidRPr="003B0052">
        <w:t>movement and foraging behaviour</w:t>
      </w:r>
      <w:del w:id="19" w:author="tim fernandes" w:date="2026-03-23T16:40:00Z">
        <w:r w:rsidRPr="003B0052">
          <w:delText xml:space="preserve"> is referred to as</w:delText>
        </w:r>
      </w:del>
      <w:r w:rsidRPr="003B0052">
        <w:t xml:space="preserve"> </w:t>
      </w:r>
      <w:del w:id="20" w:author="tim fernandes" w:date="2026-03-23T16:39:00Z">
        <w:r w:rsidRPr="003B0052">
          <w:delText>habitat coupling</w:delText>
        </w:r>
        <w:r>
          <w:delText xml:space="preserve"> </w:delText>
        </w:r>
      </w:del>
      <w:r>
        <w:fldChar w:fldCharType="begin"/>
      </w:r>
      <w:r>
        <w:instrText xml:space="preserve"> ADDIN ZOTERO_ITEM CSL_CITATION {"citationID":"SHPMwb1w","properties":{"unsorted":false,"formattedCitation":"(Schindler and Scheuerell 2002)","plainCitation":"(Schindler and Scheuerell 2002)","noteIndex":0},"citationItems":[{"id":410,"uris":["http://zotero.org/users/local/6gGbWaws/items/N7ZB56LU"],"itemData":{"id":410,"type":"article-journal","abstract":"Lakes are complex ecosystems composed of distinct habitats coupled by biological, physical and chemical processes. While the ecological and evolutionary characteristics of aquatic organisms reflect habitat coupling in lakes, aquatic ecology has largely studied pelagic, benthic and riparian habitats in isolation from each other. Here, we summarize several ecological and evolutionary patterns that highlight the importance of habitat coupling and discuss their implications for understanding ecosystem processes in lakes. We pay special attention to fishes because they play particularly important roles as habitat couplers as a result of their high mobility and flexible foraging tactics that lead to inter-habitat omnivory. Habitat coupling has important consequences for nutrient cycling, predator-prey interactions, and food web structure and stability. For example, nutrient excretion by benthivorous consumers can account for a substantial fraction of inputs to pelagic nutrient cycles. Benthic resources also subsidize carnivore populations that have important predatory effects on plankton communities. These benthic subsidies stabilize population dynamics of pelagic carnivores and intensify the strength of their interactions with planktonic food webs. Furthermore, anthropogenic disturbances such as eutrophication, habitat modification, and exotic species introductions may severely alter habitat connections and, therefore, the fundamental flows of nutrients and energy in lake ecosystems.","container-title":"Oikos","DOI":"10.1034/j.1600-0706.2002.980201.x","ISSN":"1600-0706","issue":"2","language":"en","note":"_eprint: https://nsojournals.onlinelibrary.wiley.com/doi/pdf/10.1034/j.1600-0706.2002.980201.x","page":"177-189","source":"Wiley Online Library","title":"Habitat coupling in lake ecosystems","volume":"98","author":[{"family":"Schindler","given":"Daniel E."},{"family":"Scheuerell","given":"Mark D."}],"issued":{"date-parts":[["2002"]]}}}],"schema":"https://github.com/citation-style-language/schema/raw/master/csl-citation.json"} </w:instrText>
      </w:r>
      <w:r>
        <w:fldChar w:fldCharType="separate"/>
      </w:r>
      <w:r>
        <w:rPr>
          <w:noProof/>
        </w:rPr>
        <w:t>(Schindler and Scheuerell 2002)</w:t>
      </w:r>
      <w:r>
        <w:fldChar w:fldCharType="end"/>
      </w:r>
      <w:r>
        <w:t xml:space="preserve">. </w:t>
      </w:r>
      <w:r w:rsidRPr="00B229DE">
        <w:t xml:space="preserve">In freshwater </w:t>
      </w:r>
      <w:del w:id="21" w:author="Tunney, Tyler (DFO/MPO)" w:date="2026-03-23T10:56:00Z">
        <w:r w:rsidRPr="00B229DE" w:rsidDel="00EB642F">
          <w:delText>systems</w:delText>
        </w:r>
      </w:del>
      <w:ins w:id="22" w:author="Tunney, Tyler (DFO/MPO)" w:date="2026-03-23T10:56:00Z">
        <w:r>
          <w:t>lakes</w:t>
        </w:r>
      </w:ins>
      <w:r w:rsidRPr="00B229DE">
        <w:t xml:space="preserve">, </w:t>
      </w:r>
      <w:commentRangeStart w:id="23"/>
      <w:del w:id="24" w:author="tim fernandes" w:date="2026-03-29T19:11:00Z">
        <w:r w:rsidRPr="00B229DE">
          <w:delText xml:space="preserve">research on </w:delText>
        </w:r>
      </w:del>
      <w:r w:rsidRPr="00B229DE">
        <w:t xml:space="preserve">habitat coupling has primarily been explored in the context of within-lake dynamics, such as the integration of nearshore and offshore energy pathways by predatory fish that move between and forage among these distinct </w:t>
      </w:r>
      <w:del w:id="25" w:author="tim fernandes" w:date="2026-03-29T19:11:00Z">
        <w:r w:rsidRPr="00B229DE">
          <w:delText xml:space="preserve">areas of </w:delText>
        </w:r>
      </w:del>
      <w:ins w:id="26" w:author="tim fernandes" w:date="2026-04-08T12:45:00Z">
        <w:r w:rsidRPr="00B229DE">
          <w:t>lake</w:t>
        </w:r>
      </w:ins>
      <w:ins w:id="27" w:author="tim fernandes" w:date="2026-03-29T19:11:00Z">
        <w:r>
          <w:t xml:space="preserve"> macrohabitats</w:t>
        </w:r>
      </w:ins>
      <w:del w:id="28" w:author="tim fernandes" w:date="2026-03-29T19:11:00Z">
        <w:r w:rsidRPr="00B229DE" w:rsidDel="00040B9B">
          <w:delText>s</w:delText>
        </w:r>
      </w:del>
      <w:del w:id="29" w:author="tim fernandes" w:date="2026-04-08T12:45:00Z">
        <w:r w:rsidRPr="00B229DE">
          <w:delText>lakes</w:delText>
        </w:r>
      </w:del>
      <w:r>
        <w:rPr>
          <w:noProof/>
        </w:rPr>
        <w:t xml:space="preserve"> </w:t>
      </w:r>
      <w:r>
        <w:rPr>
          <w:noProof/>
        </w:rPr>
        <w:fldChar w:fldCharType="begin"/>
      </w:r>
      <w:r>
        <w:rPr>
          <w:noProof/>
        </w:rPr>
        <w:instrText xml:space="preserve"> ADDIN ZOTERO_ITEM CSL_CITATION {"citationID":"rRyayhxu","properties":{"unsorted":false,"formattedCitation":"(Tunney et al. 2014, Maitland et al. 2024, Wegher et al. 2025)","plainCitation":"(Tunney et al. 2014, Maitland et al. 2024, Wegher et al. 2025)","noteIndex":0},"citationItems":[{"id":13,"uris":["http://zotero.org/users/local/6gGbWaws/items/SG8PXKYX"],"itemData":{"id":13,"type":"article-journal","abstract":"Food webs unfold across a mosaic of micro and macro habitats, with each habitat coupled by mobile consumers that behave in response to local environmental conditions. Despite this fundamental characteristic of nature, research on how climate change will affect whole ecosystems has overlooked (i) that climate warming will generally affect habitats differently and (ii) that mobile consumers may respond to this differential change in a manner that may fundamentally alter the energy pathways that sustain ecosystems. This reasoning suggests a powerful, but largely unexplored, avenue for studying the impacts of climate change on ecosystem functioning. Here, we use lake ecosystems to show that predictable behavioral adjustments to local temperature differentials govern a fundamental structural shift across 54 food webs. Data show that the trophic pathways from basal resources to a cold-adapted predator shift toward greater reliance on a cold-water refuge habitat, and food chain length increases, as air temperatures rise. Notably, cold-adapted predator behavior may substantially drive this decoupling effect across the climatic range in our study independent of warmer-adapted species responses (for example, changes in near-shore species abundance and predator absence). Such modifications reflect a flexible food web architecture that requires more attention from climate change research. The trophic pathway restructuring documented here is expected to alter biomass accumulation, through the regulation of energy fluxes to predators, and thus potentially threatens ecosystem sustainability in times of rapid environmental change.","container-title":"Proceedings of the National Academy of Sciences","DOI":"10.1073/pnas.1319618111","issue":"22","page":"8077-8082","publisher":"Proceedings of the National Academy of Sciences","source":"pnas.org (Atypon)","title":"Effects of differential habitat warming on complex communities","volume":"111","author":[{"family":"Tunney","given":"Tyler D."},{"family":"McCann","given":"Kevin S."},{"family":"Lester","given":"Nigel P."},{"family":"Shuter","given":"Brian J."}],"issued":{"date-parts":[["2014",6,3]]}}},{"id":2709,"uris":["http://zotero.org/users/local/6gGbWaws/items/J7TNGJ3D"],"itemData":{"id":2709,"type":"article-journal","abstract":"The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P."}],"issued":{"date-parts":[["2024"]]}}},{"id":2704,"uris":["http://zotero.org/users/local/6gGbWaws/items/M3FBW98X"],"itemData":{"id":2704,"type":"article-journal","abstract":"Food web characterizations of large lakes have rarely considered spatial variation in resource use or trophic connections among species. This is also true of Lake Superior, the world’s second largest freshwater lake. While instances of habitat coupling in Lake Superior have been documented, the extent to which coupling or resource specialization in this system varies spatially, particularly within a species, remains unknown. To address this, stable isotopes of common fish species and prey were collected and analyzed along a depth gradient at four geographically and bathymetrically distinct regions of Lake Superior; 1099 fish and 60 composite invertebrate samples (separately for zooplankton and benthos) were collected from both deeper regions (Keweenaw and Western Arm) and shallower regions (Nipigon Bay and Whitefish Bay). Benthic and pelagic species of fish and invertebrates were collected to characterize different energy pathways. Within regions and taxa, benthic reliance and trophic position differences across depth strata were large and comparable to those previously observed among species lake wide. Across regions, large within-taxa differences in resource use patterns and trophic position existed at similar depth strata, as well as among taxa. Generally, there was a high reliance on pelagic resources across all fish species with greater benthic resource use observed at medium and deep strata. As expected, higher trophic organisms tended to have greater evidence of benthic-pelagic coupling. Our findings reinforce the need to consider regional variation in resource use and trophic position in large lake systems over broad approaches that can overgeneralize patterns of energy flow.","container-title":"Journal of Great Lakes Research","DOI":"10.1016/j.jglr.2024.102457","ISSN":"0380-1330","issue":"1","journalAbbreviation":"Journal of Great Lakes Research","page":"102457","source":"ScienceDirect","title":"Regional variability of resource use, trophic position and habitat coupling within Lake Superior","volume":"51","author":[{"family":"Wegher","given":"M. E."},{"family":"Fisk","given":"A. T."},{"family":"Johnson","given":"T. B."},{"family":"Rennie","given":"M. D."}],"issued":{"date-parts":[["2025",2,1]]}}}],"schema":"https://github.com/citation-style-language/schema/raw/master/csl-citation.json"} </w:instrText>
      </w:r>
      <w:r>
        <w:rPr>
          <w:noProof/>
        </w:rPr>
        <w:fldChar w:fldCharType="separate"/>
      </w:r>
      <w:r>
        <w:rPr>
          <w:noProof/>
        </w:rPr>
        <w:t>(Tunney et al. 2014, Maitland et al. 2024, Wegher et al. 2025)</w:t>
      </w:r>
      <w:r>
        <w:rPr>
          <w:noProof/>
        </w:rPr>
        <w:fldChar w:fldCharType="end"/>
      </w:r>
      <w:r w:rsidRPr="003B0052">
        <w:t xml:space="preserve">. </w:t>
      </w:r>
      <w:commentRangeEnd w:id="23"/>
      <w:r>
        <w:rPr>
          <w:rStyle w:val="CommentReference"/>
        </w:rPr>
        <w:commentReference w:id="23"/>
      </w:r>
      <w:r w:rsidRPr="003B0052">
        <w:t>This process may support consumer populations in the face of environmental variability by allowing for opportunistic foraging in habitats with seasonally or stochastically higher productivity. In doing so, habitat coupling can help stabilize predator-prey interactions and enhance the resilience of whole lake food webs by supporting multiple energetic pathways that respond dynamically to changing conditions</w:t>
      </w:r>
      <w:r>
        <w:t xml:space="preserve"> </w:t>
      </w:r>
      <w:r>
        <w:fldChar w:fldCharType="begin"/>
      </w:r>
      <w:r>
        <w:instrText xml:space="preserve"> ADDIN ZOTERO_ITEM CSL_CITATION {"citationID":"myguWIC5","properties":{"unsorted":false,"formattedCitation":"(McCann et al. 2005, McMeans et al. 2016)","plainCitation":"(McCann et al. 2005, McMeans et al. 2016)","noteIndex":0},"citationItems":[{"id":1162,"uris":["http://zotero.org/users/local/6gGbWaws/items/SMQG3SHF"],"itemData":{"id":1162,"type":"article-journal","abstract":"The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B."},{"family":"Umbanhowar","given":"J."}],"issued":{"date-parts":[["2005"]]}}},{"id":164,"uris":["http://zotero.org/users/local/6gGbWaws/items/TQYF578L"],"itemData":{"id":164,"type":"article-journal","abstract":"Aquatic ecosystems support size structured food webs, wherein predator-prey body sizes span orders of magnitude. As such, these food webs are replete with extremely generalized feeding strategies, especially among the larger bodied, higher trophic position taxa. The movement scale of aquatic organisms also generally increases with body size and trophic position. Together, these body size, mobility, and foraging relationships suggest that organisms lower in the food web generate relatively distinct energetic pathways by feeding over smaller spatial areas. Concurrently, the potential capacity for generalist foraging and spatial coupling of these pathways often increases, on average, moving up the food web toward higher trophic levels. We argue that these attributes make for a food web architecture that is inherently ‘adaptive’ in its response to environmental conditions. This is because variation in lower trophic level dynamics is dampened by the capacity of predators to flexibly alter their foraging behavior. We argue that empirical, theoretical, and applied research needs to embrace this inherently adaptive architecture if we are to understand the relationship between structure and function in the face of ongoing environmental change. Toward this goal, we discuss empirical patterns in the structure of lake food webs to suggest that ecosystems change consistently, from individual traits to the structure of whole food webs, under changing environmental conditions. We then explore an empirical example to reveal that explicitly unfolding the mechanisms that drive these adaptive responses offers insight into how human-driven impacts, such as climate change, invasive species, and fisheries harvest, ought to influence ecosystem structure and function (e.g., stability, secondary productivity, maintenance of major energy pathways). We end by arguing that such a directed food web research program promises a powerful across-scale framework for more effective ecosystem monitoring and management.","container-title":"Ecological Monographs","DOI":"10.1890/15-0288.1","ISSN":"1557-7015","issue":"1","language":"en","note":"_eprint: https://esajournals.onlinelibrary.wiley.com/doi/pdf/10.1890/15-0288.1","page":"4-19","source":"Wiley Online Library","title":"The adaptive capacity of lake food webs: from individuals to ecosystems","title-short":"The adaptive capacity of lake food webs","volume":"86","author":[{"family":"McMeans","given":"Bailey C."},{"family":"McCann","given":"Kevin S."},{"family":"Tunney","given":"Tyler D."},{"family":"Fisk","given":"Aaron T."},{"family":"Muir","given":"Andrew M."},{"family":"Lester","given":"Nigel"},{"family":"Shuter","given":"Brian"},{"family":"Rooney","given":"Neil"}],"issued":{"date-parts":[["2016"]]}}}],"schema":"https://github.com/citation-style-language/schema/raw/master/csl-citation.json"} </w:instrText>
      </w:r>
      <w:r>
        <w:fldChar w:fldCharType="separate"/>
      </w:r>
      <w:r>
        <w:rPr>
          <w:noProof/>
        </w:rPr>
        <w:t>(McCann et al. 2005, McMeans et al. 2016)</w:t>
      </w:r>
      <w:r>
        <w:fldChar w:fldCharType="end"/>
      </w:r>
      <w:r>
        <w:t xml:space="preserve">. </w:t>
      </w:r>
    </w:p>
    <w:p w14:paraId="0D0BA441" w14:textId="7899337A" w:rsidR="008A0E5B" w:rsidRDefault="008A0E5B" w:rsidP="008A0E5B">
      <w:pPr>
        <w:spacing w:after="240"/>
        <w:jc w:val="both"/>
      </w:pPr>
      <w:r>
        <w:t xml:space="preserve">However, lakes are not isolated entities; they are embedded within broader freshwater landscapes and connected to adjacent creeks and streams. The use of these habitats for refuge from predators, foraging opportunities, and spawning appears to be both taxonomically and geographically widespread among freshwater fishes (see Table S1 for examples). </w:t>
      </w:r>
      <w:r>
        <w:t>Yet research</w:t>
      </w:r>
      <w:r>
        <w:t xml:space="preserve"> on </w:t>
      </w:r>
      <w:r>
        <w:t>habitat coupling</w:t>
      </w:r>
      <w:r>
        <w:t xml:space="preserve"> </w:t>
      </w:r>
      <w:r>
        <w:t>has primarily focused on within-lake (</w:t>
      </w:r>
      <w:proofErr w:type="gramStart"/>
      <w:r>
        <w:t>e.g.</w:t>
      </w:r>
      <w:proofErr w:type="gramEnd"/>
      <w:r>
        <w:t xml:space="preserve"> nearshore-offshore) by</w:t>
      </w:r>
      <w:r>
        <w:t xml:space="preserve"> large-bodied species (e.g., lake trout Salvelinus </w:t>
      </w:r>
      <w:proofErr w:type="spellStart"/>
      <w:r>
        <w:t>namaycush</w:t>
      </w:r>
      <w:proofErr w:type="spellEnd"/>
      <w:r>
        <w:t xml:space="preserve">, smallmouth bass Micropterus </w:t>
      </w:r>
      <w:proofErr w:type="spellStart"/>
      <w:r>
        <w:t>dolomieu</w:t>
      </w:r>
      <w:proofErr w:type="spellEnd"/>
      <w:r>
        <w:t xml:space="preserve">, and walleye Sander </w:t>
      </w:r>
      <w:proofErr w:type="spellStart"/>
      <w:r>
        <w:t>vitreus</w:t>
      </w:r>
      <w:proofErr w:type="spellEnd"/>
      <w:r>
        <w:t>; Dolson et al. 2009, Tunney et al. 2018, Maitland et al. 2024)</w:t>
      </w:r>
      <w:r>
        <w:t>. T</w:t>
      </w:r>
      <w:r>
        <w:t>hese species may be poorly suited to access the narrow, shallow, and structurally complex habitats that characterize many lake-adjacent creeks and streams. Smaller-bodied fishes, which can more readily enter these habitats, may therefore play an underappreciated role in linking lake and creek food webs.</w:t>
      </w:r>
    </w:p>
    <w:p w14:paraId="12A8FD26" w14:textId="79677BF0" w:rsidR="008A0E5B" w:rsidRDefault="008A0E5B" w:rsidP="008A0E5B">
      <w:pPr>
        <w:spacing w:after="240"/>
        <w:jc w:val="both"/>
      </w:pPr>
      <w:r>
        <w:t>Small-bodied prey fish occupy key nodes within freshwater food webs, functioning as consumers of basal resources (e.g., algae and detritus) and invertebrates (Champagne et al. 2022), and as prey for economically and culturally important predators (Paterson et al. 2009). If these fish forage within creeks and then return to lakes</w:t>
      </w:r>
      <w:r>
        <w:t xml:space="preserve"> or vice versa</w:t>
      </w:r>
      <w:r>
        <w:t xml:space="preserve">, they effectively </w:t>
      </w:r>
      <w:r>
        <w:t xml:space="preserve">transport and integrate energy </w:t>
      </w:r>
      <w:r>
        <w:t xml:space="preserve">derived </w:t>
      </w:r>
      <w:r>
        <w:t>from lakes and creeks</w:t>
      </w:r>
      <w:r>
        <w:t xml:space="preserve">, where it </w:t>
      </w:r>
      <w:r>
        <w:t xml:space="preserve">may </w:t>
      </w:r>
      <w:r>
        <w:t>become</w:t>
      </w:r>
      <w:r>
        <w:t xml:space="preserve"> </w:t>
      </w:r>
      <w:r>
        <w:t>available to predators</w:t>
      </w:r>
      <w:r>
        <w:t xml:space="preserve"> or support nutrient cycling in </w:t>
      </w:r>
      <w:proofErr w:type="gramStart"/>
      <w:r>
        <w:t>this distinct habitats</w:t>
      </w:r>
      <w:proofErr w:type="gramEnd"/>
      <w:r>
        <w:t xml:space="preserve">. This cross-habitat energy transfer depends on the physical ability to move between connected habitats, and the narrow, shallow nature of creek environments </w:t>
      </w:r>
      <w:r>
        <w:t xml:space="preserve">may </w:t>
      </w:r>
      <w:r>
        <w:lastRenderedPageBreak/>
        <w:t xml:space="preserve">restrict this </w:t>
      </w:r>
      <w:r>
        <w:t xml:space="preserve">process </w:t>
      </w:r>
      <w:r>
        <w:t>to smaller-bodied species. Despite evidence of lake-creek movement among several species for reasons other than spawning (</w:t>
      </w:r>
      <w:proofErr w:type="spellStart"/>
      <w:r>
        <w:t>Dolinsek</w:t>
      </w:r>
      <w:proofErr w:type="spellEnd"/>
      <w:r>
        <w:t xml:space="preserve"> et al. 2014), this form of habitat coupling by prey fish remains poorly understood, in part because difficult sampling</w:t>
      </w:r>
      <w:r>
        <w:t xml:space="preserve"> conditions in moving waters</w:t>
      </w:r>
      <w:r>
        <w:t xml:space="preserve">, and poor acoustic telemetry performance in streams </w:t>
      </w:r>
      <w:r>
        <w:t xml:space="preserve">and creeks </w:t>
      </w:r>
      <w:r>
        <w:t>have left these movements largely uninvestigated. Consequently, the contribution of prey fish to lake-creek connectivity represents a missing link in our understanding of freshwater food webs and their resilience.</w:t>
      </w:r>
    </w:p>
    <w:p w14:paraId="50FE4801" w14:textId="77777777" w:rsidR="008A0E5B" w:rsidRDefault="008A0E5B" w:rsidP="008A0E5B">
      <w:pPr>
        <w:spacing w:after="240"/>
        <w:jc w:val="both"/>
      </w:pPr>
      <w:r>
        <w:t>Importantly, small-bodied prey fish are unlikely to contribute to this coupling uniformly across individuals, because body size can strongly influence both the risks and rewards associated with habitat use. In freshwater fishes, body size is often linked to vulnerability to predators, swimming ability, energetic demand, and access to resources, all of which may shift the relative advantages of lake versus creek habitats through time. Smaller individuals may benefit disproportionately from shallow, structurally complex creek habitats that reduce exposure to predators, whereas larger individuals may be better positioned to exploit open lake habitats if increased size improves mobility, broadens access to resources, or reduces vulnerability to gape-limited predators. These contrasting pressures suggest that size-dependent habitat use may be an important mechanism linking individual-level behaviour to population-level patterns of biomass distribution and flux across habitat boundaries. Integrating body size into studies of habitat coupling may therefore help reveal how predation risk and other ecological trade-offs shape both individual movement decisions and the seasonal redistribution of prey biomass across connected freshwater habitats.</w:t>
      </w:r>
    </w:p>
    <w:p w14:paraId="58EFA458" w14:textId="6802DDA7" w:rsidR="006C4986" w:rsidRDefault="006C4986" w:rsidP="008A0E5B">
      <w:pPr>
        <w:spacing w:after="240"/>
        <w:jc w:val="both"/>
      </w:pPr>
      <w:r w:rsidRPr="003B0052">
        <w:t xml:space="preserve">Over the past few decades, multiple </w:t>
      </w:r>
      <w:proofErr w:type="spellStart"/>
      <w:r w:rsidRPr="003B0052">
        <w:t>biotracers</w:t>
      </w:r>
      <w:proofErr w:type="spellEnd"/>
      <w:r w:rsidRPr="003B0052">
        <w:t xml:space="preserve"> have been developed that significantly enhance our ability to study the habitat use of fish and the structure of aquatic food webs. For instance, stable isotopes of carbon (</w:t>
      </w:r>
      <w:r w:rsidRPr="003B0052">
        <w:rPr>
          <w:vertAlign w:val="superscript"/>
        </w:rPr>
        <w:t>13</w:t>
      </w:r>
      <w:r w:rsidRPr="003B0052">
        <w:t>C/</w:t>
      </w:r>
      <w:r w:rsidRPr="003B0052">
        <w:rPr>
          <w:vertAlign w:val="superscript"/>
        </w:rPr>
        <w:t>12</w:t>
      </w:r>
      <w:r w:rsidRPr="003B0052">
        <w:t>C) and nitrogen (</w:t>
      </w:r>
      <w:r w:rsidRPr="003B0052">
        <w:rPr>
          <w:vertAlign w:val="superscript"/>
        </w:rPr>
        <w:t>15</w:t>
      </w:r>
      <w:r w:rsidRPr="003B0052">
        <w:t>N/</w:t>
      </w:r>
      <w:r w:rsidRPr="003B0052">
        <w:rPr>
          <w:vertAlign w:val="superscript"/>
        </w:rPr>
        <w:t>14</w:t>
      </w:r>
      <w:r w:rsidRPr="003B0052">
        <w:t xml:space="preserve">N) provide insight into the relative contribution of resources from distinct habitats and trophic levels to consumer tissue assimilation, allowing researchers to infer foraging patterns over multiple temporal scales based on the known turnover rates of different tissues </w:t>
      </w:r>
      <w:r>
        <w:fldChar w:fldCharType="begin"/>
      </w:r>
      <w:r>
        <w:instrText xml:space="preserve"> ADDIN ZOTERO_ITEM CSL_CITATION {"citationID":"tBfPe64d","properties":{"unsorted":false,"formattedCitation":"(Fry 2008)","plainCitation":"(Fry 2008)","noteIndex":0},"citationItems":[{"id":2730,"uris":["http://zotero.org/users/local/6gGbWaws/items/KN3AK7NW"],"itemData":{"id":2730,"type":"book","collection-title":"Environmental science","edition":"Corrected as of 3rd printing","ISBN":"978-0-387-30513-4","language":"en","number-of-pages":"308","publisher":"Springer","publisher-place":"New York, NY","source":"K10plus ISBN","title":"Stable isotope ecology","author":[{"family":"Fry","given":"Brian Grieg"}],"issued":{"date-parts":[["2008"]]}}}],"schema":"https://github.com/citation-style-language/schema/raw/master/csl-citation.json"} </w:instrText>
      </w:r>
      <w:r>
        <w:fldChar w:fldCharType="separate"/>
      </w:r>
      <w:r>
        <w:rPr>
          <w:noProof/>
        </w:rPr>
        <w:t>(Fry 2008)</w:t>
      </w:r>
      <w:r>
        <w:fldChar w:fldCharType="end"/>
      </w:r>
      <w:r w:rsidRPr="003B0052">
        <w:t xml:space="preserve">. Acoustic telemetry, on the other hand, enables the fine-scale tracking of movement in real-time, revealing how individuals move between and use different habitats </w:t>
      </w:r>
      <w:r>
        <w:t>across different timescales</w:t>
      </w:r>
      <w:r>
        <w:rPr>
          <w:noProof/>
        </w:rPr>
        <w:t xml:space="preserve"> </w:t>
      </w:r>
      <w:r>
        <w:rPr>
          <w:noProof/>
        </w:rPr>
        <w:fldChar w:fldCharType="begin"/>
      </w:r>
      <w:r>
        <w:rPr>
          <w:noProof/>
        </w:rPr>
        <w:instrText xml:space="preserve"> ADDIN ZOTERO_ITEM CSL_CITATION {"citationID":"2Pov0dUm","properties":{"unsorted":false,"formattedCitation":"(Blanchfield et al. 2023, Rodrigues et al. 2025)","plainCitation":"(Blanchfield et al. 2023, Rodrigues et al. 2025)","noteIndex":0},"citationItems":[{"id":2734,"uris":["http://zotero.org/users/local/6gGbWaws/items/D8SLDLS8"],"itemData":{"id":2734,"type":"article-journal","abstract":"Background In lake ecosystems, predatory fish can move and forage across both nearshore and offshore habitats. This coupling of sub-habitats, which is important in stabilizing lake food webs, has largely been assessed from a dietary perspective and has not included movement data. As such, empirical estimates of the seasonal dynamics of these coupling movements by fish are rarely quantified, especially for northern lakes. Here we collect fine-scale fish movement data on Lake Trout (Salvelinus namaycush), a predatory cold-water fish known to link nearshore and offshore habitats, to test for seasonal drivers of activity, habitat use and diet in a subarctic lake.\nMethods We used an acoustic telemetry positioning array to track the depth and spatial movements of 43 Lake Trout in a subarctic lake over two years. From these data we estimated seasonal 50% home ranges, movements rates, tail beat activity, depth use, and nearshore habitat use. Additionally, we examined stomach contents to quantify seasonal diet. Data from water temperature and light loggers were used to monitor abiotic lake conditions and compare to telemetry data.\nResults Lake Trout showed repeatable seasonal patterns of nearshore habitat use that peaked each spring and fall, were lower throughout the long winter, and least in summer when this habitat was above preferred temperatures. Stomach content data showed that Lake Trout acquired the most nearshore prey during the brief spring season, followed by fall, and winter, supporting telemetry results. Activity rates were highest in spring when feeding on invertebrates and least in summer when foraging offshore, presumably on large-bodied prey fish. High rates of nearshore activity in fall were associated with spawning. Nearshore habitat use was widespread and not localized to specific regions of the lake, although there was high overlap of winter nearshore core areas between years.\nConclusions We provide empirical demonstrations of the seasonal extent to which a mobile top predator links nearshore and offshore habitats in a subarctic lake. Our findings suggest that the nearshore is an important foraging area for Lake Trout for much of the year, and the role of this zone for feeding should be considered in addition to its traditional importance as spawning habitat.","container-title":"Movement Ecology","DOI":"10.1186/s40462-023-00417-x","ISSN":"2051-3933","issue":"1","journalAbbreviation":"Mov Ecol","language":"en","page":"54","source":"DOI.org (Crossref)","title":"Seasonal variation in activity and nearshore habitat use of Lake Trout in a subarctic lake","volume":"11","author":[{"family":"Blanchfield","given":"Paul J."},{"family":"McKee","given":"Graydon"},{"family":"Guzzo","given":"Matthew M."},{"family":"Chapelsky","given":"Andrew J."},{"family":"Cott","given":"Peter A."}],"issued":{"date-parts":[["2023",8,31]]}}},{"id":2735,"uris":["http://zotero.org/users/local/6gGbWaws/items/U76GW784"],"itemData":{"id":2735,"type":"article-journal","abstract":"Habitat coupling – where mobile predators forage over broad spatial scales and, in doing so, link food webs from semi-discrete habitat patches – has emerged as a major structuring force in lake ecosystems. For the cold-water apex predator lake trout Salvelinus namaycush, food-web structure and morphometry-driven accessibility to nearshore areas in summer strongly determine the degree of littoral–pelagic habitat coupling across lakes. Much of the evidence for habitat coupling, however, is based on stable isotopes of carbon to estimate littoral energy acquisition, whereas spatial data directly linking fish movements and foraging behaviour in lakes – on which this theory is based – are limited. Here we estimated nearshore prey abundance at sites of different thermal accessibility and collected stomach content data, which we combined with three-dimensional acoustic telemetry positioning and acceleration data to directly measure the spatial location of summer foraging movements and habitat coupling by lake trout in lakes with and without an offshore prey fish. Both study lakes contained higher abundances of nearshore prey fish at the most thermally accessible (i.e. steep) sites monitored. Nearshore occupancy accounted for a small proportion of lake trout positions in both lakes (&lt;5%), although prey fish were present in most (72%) diets sampled. High acceleration events indicative of foraging were concentrated in steep, thermally accessible nearshore areas in the lake where offshore forage fish were absent, but located further offshore in the lake with offshore prey fish. We directly demonstrate that habitat coupling by a wild, apex predator is driven by habitat and prey accessibility.","container-title":"Oikos","DOI":"10.1002/oik.11066","ISSN":"1600-0706","issue":"8","language":"en","license":"© 2025 The Author(s). Oikos published by John Wiley &amp; Sons Ltd on behalf of Nordic Society Oikos.","note":"_eprint: https://nsojournals.onlinelibrary.wiley.com/doi/pdf/10.1002/oik.11066","page":"e11066","source":"Wiley Online Library","title":"Spatially-explicit foraging by an apex predator linked to nearshore prey and their accessibility in lakes","volume":"2025","author":[{"family":"Rodrigues","given":"Tazi H."},{"family":"Hrenchuk","given":"Lee E."},{"family":"Blanchfield","given":"Paul J."}],"issued":{"date-parts":[["2025"]]}}}],"schema":"https://github.com/citation-style-language/schema/raw/master/csl-citation.json"} </w:instrText>
      </w:r>
      <w:r>
        <w:rPr>
          <w:noProof/>
        </w:rPr>
        <w:fldChar w:fldCharType="separate"/>
      </w:r>
      <w:r>
        <w:rPr>
          <w:noProof/>
        </w:rPr>
        <w:t>(Blanchfield et al. 2023, Rodrigues et al. 2025)</w:t>
      </w:r>
      <w:r>
        <w:rPr>
          <w:noProof/>
        </w:rPr>
        <w:fldChar w:fldCharType="end"/>
      </w:r>
      <w:r w:rsidRPr="003B0052">
        <w:t>. Traditional approaches such as netting surveys complement these tracers by providing snapshots of species richness, abundance, and biomass distributions across different habitats and, when repeated, how these metrics change over time</w:t>
      </w:r>
      <w:r>
        <w:t xml:space="preserve"> </w:t>
      </w:r>
      <w:r>
        <w:fldChar w:fldCharType="begin"/>
      </w:r>
      <w:r>
        <w:instrText xml:space="preserve"> ADDIN ZOTERO_ITEM CSL_CITATION {"citationID":"NYicKjQN","properties":{"unsorted":false,"formattedCitation":"(Portt et al. 2006)","plainCitation":"(Portt et al. 2006)","noteIndex":0},"citationItems":[{"id":3880,"uris":["http://zotero.org/users/local/6gGbWaws/items/R4PEY95R"],"itemData":{"id":3880,"type":"article-journal","issue":"2604","language":"en","publisher":"Canadian Technical Report of Fisheries and Aquatic Sciences","source":"Zotero","title":"A review of fish sampling methods commonly used in Canadian freshwater habitats.","author":[{"family":"Portt","given":"C B"},{"family":"Coker","given":"G A"},{"family":"Ming","given":"D L"},{"family":"Randall","given":"R G"}],"issued":{"date-parts":[["2006"]]}}}],"schema":"https://github.com/citation-style-language/schema/raw/master/csl-citation.json"} </w:instrText>
      </w:r>
      <w:r>
        <w:fldChar w:fldCharType="separate"/>
      </w:r>
      <w:r>
        <w:rPr>
          <w:noProof/>
        </w:rPr>
        <w:t>(Portt et al. 2006)</w:t>
      </w:r>
      <w:r>
        <w:fldChar w:fldCharType="end"/>
      </w:r>
      <w:r w:rsidRPr="003B0052">
        <w:t>. Together, these tools offer a powerful</w:t>
      </w:r>
      <w:ins w:id="30" w:author="tim fernandes" w:date="2026-04-08T12:45:00Z">
        <w:r w:rsidRPr="003B0052">
          <w:t xml:space="preserve"> </w:t>
        </w:r>
      </w:ins>
      <w:ins w:id="31" w:author="tim fernandes" w:date="2026-03-29T19:19:00Z">
        <w:r>
          <w:t>integrated</w:t>
        </w:r>
        <w:r w:rsidRPr="003B0052">
          <w:t xml:space="preserve"> </w:t>
        </w:r>
      </w:ins>
      <w:r w:rsidRPr="003B0052">
        <w:t xml:space="preserve">approach for assessing </w:t>
      </w:r>
      <w:ins w:id="32" w:author="tim fernandes" w:date="2026-03-29T19:20:00Z">
        <w:r>
          <w:t xml:space="preserve">seasonal </w:t>
        </w:r>
      </w:ins>
      <w:del w:id="33" w:author="tim fernandes" w:date="2026-03-29T19:19:00Z">
        <w:r w:rsidRPr="003B0052">
          <w:delText>whether small fish</w:delText>
        </w:r>
      </w:del>
      <w:ins w:id="34" w:author="tim fernandes" w:date="2026-03-29T19:19:00Z">
        <w:r>
          <w:t>habitat</w:t>
        </w:r>
      </w:ins>
      <w:ins w:id="35" w:author="tim fernandes" w:date="2026-04-08T12:45:00Z">
        <w:r w:rsidRPr="003B0052">
          <w:t xml:space="preserve"> coupl</w:t>
        </w:r>
      </w:ins>
      <w:ins w:id="36" w:author="tim fernandes" w:date="2026-03-29T19:19:00Z">
        <w:r>
          <w:t>ing</w:t>
        </w:r>
      </w:ins>
      <w:del w:id="37" w:author="tim fernandes" w:date="2026-03-29T19:19:00Z">
        <w:r w:rsidRPr="003B0052" w:rsidDel="00CD1072">
          <w:delText>e</w:delText>
        </w:r>
      </w:del>
      <w:ins w:id="38" w:author="tim fernandes" w:date="2026-04-08T12:45:00Z">
        <w:r w:rsidRPr="003B0052">
          <w:t xml:space="preserve"> </w:t>
        </w:r>
      </w:ins>
      <w:ins w:id="39" w:author="tim fernandes" w:date="2026-03-29T19:20:00Z">
        <w:r>
          <w:t>in freshwater ecosystems</w:t>
        </w:r>
      </w:ins>
      <w:del w:id="40" w:author="tim fernandes" w:date="2026-04-08T12:45:00Z">
        <w:r w:rsidRPr="003B0052">
          <w:delText xml:space="preserve"> couple </w:delText>
        </w:r>
      </w:del>
      <w:del w:id="41" w:author="tim fernandes" w:date="2026-03-29T19:19:00Z">
        <w:r w:rsidRPr="003B0052">
          <w:delText xml:space="preserve">lake and creek habitats and whether the degree of habitat coupling varies </w:delText>
        </w:r>
      </w:del>
      <w:del w:id="42" w:author="tim fernandes" w:date="2026-03-29T19:20:00Z">
        <w:r w:rsidRPr="003B0052">
          <w:delText>throughout the year</w:delText>
        </w:r>
      </w:del>
      <w:r w:rsidRPr="003B0052">
        <w:t>.</w:t>
      </w:r>
      <w:r w:rsidRPr="003B0052">
        <w:t xml:space="preserve"> </w:t>
      </w:r>
    </w:p>
    <w:p w14:paraId="621EEC57" w14:textId="3A4F1A65" w:rsidR="00660D93" w:rsidRDefault="00660D93" w:rsidP="008E4F35">
      <w:pPr>
        <w:pStyle w:val="Heading2"/>
        <w:jc w:val="both"/>
        <w:rPr>
          <w:rFonts w:ascii="Times New Roman" w:eastAsia="Times New Roman" w:hAnsi="Times New Roman" w:cs="Times New Roman"/>
          <w:color w:val="auto"/>
          <w:sz w:val="24"/>
          <w:szCs w:val="24"/>
        </w:rPr>
      </w:pPr>
      <w:r w:rsidRPr="00660D93">
        <w:rPr>
          <w:rFonts w:ascii="Times New Roman" w:eastAsia="Times New Roman" w:hAnsi="Times New Roman" w:cs="Times New Roman"/>
          <w:color w:val="auto"/>
          <w:sz w:val="24"/>
          <w:szCs w:val="24"/>
        </w:rPr>
        <w:lastRenderedPageBreak/>
        <w:t>In this study, we assess three complementary dimensions of habitat coupling in golden shiner (</w:t>
      </w:r>
      <w:proofErr w:type="spellStart"/>
      <w:r w:rsidRPr="00660D93">
        <w:rPr>
          <w:rFonts w:ascii="Times New Roman" w:eastAsia="Times New Roman" w:hAnsi="Times New Roman" w:cs="Times New Roman"/>
          <w:color w:val="auto"/>
          <w:sz w:val="24"/>
          <w:szCs w:val="24"/>
        </w:rPr>
        <w:t>Notemigonus</w:t>
      </w:r>
      <w:proofErr w:type="spellEnd"/>
      <w:r w:rsidRPr="00660D93">
        <w:rPr>
          <w:rFonts w:ascii="Times New Roman" w:eastAsia="Times New Roman" w:hAnsi="Times New Roman" w:cs="Times New Roman"/>
          <w:color w:val="auto"/>
          <w:sz w:val="24"/>
          <w:szCs w:val="24"/>
        </w:rPr>
        <w:t xml:space="preserve"> </w:t>
      </w:r>
      <w:proofErr w:type="spellStart"/>
      <w:r w:rsidRPr="00660D93">
        <w:rPr>
          <w:rFonts w:ascii="Times New Roman" w:eastAsia="Times New Roman" w:hAnsi="Times New Roman" w:cs="Times New Roman"/>
          <w:color w:val="auto"/>
          <w:sz w:val="24"/>
          <w:szCs w:val="24"/>
        </w:rPr>
        <w:t>crysoleucas</w:t>
      </w:r>
      <w:proofErr w:type="spellEnd"/>
      <w:r w:rsidRPr="00660D93">
        <w:rPr>
          <w:rFonts w:ascii="Times New Roman" w:eastAsia="Times New Roman" w:hAnsi="Times New Roman" w:cs="Times New Roman"/>
          <w:color w:val="auto"/>
          <w:sz w:val="24"/>
          <w:szCs w:val="24"/>
        </w:rPr>
        <w:t>) and common shiner (</w:t>
      </w:r>
      <w:proofErr w:type="spellStart"/>
      <w:r w:rsidRPr="00660D93">
        <w:rPr>
          <w:rFonts w:ascii="Times New Roman" w:eastAsia="Times New Roman" w:hAnsi="Times New Roman" w:cs="Times New Roman"/>
          <w:color w:val="auto"/>
          <w:sz w:val="24"/>
          <w:szCs w:val="24"/>
        </w:rPr>
        <w:t>Luxilus</w:t>
      </w:r>
      <w:proofErr w:type="spellEnd"/>
      <w:r w:rsidRPr="00660D93">
        <w:rPr>
          <w:rFonts w:ascii="Times New Roman" w:eastAsia="Times New Roman" w:hAnsi="Times New Roman" w:cs="Times New Roman"/>
          <w:color w:val="auto"/>
          <w:sz w:val="24"/>
          <w:szCs w:val="24"/>
        </w:rPr>
        <w:t xml:space="preserve"> </w:t>
      </w:r>
      <w:proofErr w:type="spellStart"/>
      <w:r w:rsidRPr="00660D93">
        <w:rPr>
          <w:rFonts w:ascii="Times New Roman" w:eastAsia="Times New Roman" w:hAnsi="Times New Roman" w:cs="Times New Roman"/>
          <w:color w:val="auto"/>
          <w:sz w:val="24"/>
          <w:szCs w:val="24"/>
        </w:rPr>
        <w:t>cornutus</w:t>
      </w:r>
      <w:proofErr w:type="spellEnd"/>
      <w:r w:rsidRPr="00660D93">
        <w:rPr>
          <w:rFonts w:ascii="Times New Roman" w:eastAsia="Times New Roman" w:hAnsi="Times New Roman" w:cs="Times New Roman"/>
          <w:color w:val="auto"/>
          <w:sz w:val="24"/>
          <w:szCs w:val="24"/>
        </w:rPr>
        <w:t>)</w:t>
      </w:r>
      <w:r w:rsidR="00882F03">
        <w:rPr>
          <w:rFonts w:ascii="Times New Roman" w:eastAsia="Times New Roman" w:hAnsi="Times New Roman" w:cs="Times New Roman"/>
          <w:color w:val="auto"/>
          <w:sz w:val="24"/>
          <w:szCs w:val="24"/>
        </w:rPr>
        <w:t xml:space="preserve"> using a multi-method field approach</w:t>
      </w:r>
      <w:r w:rsidR="00E0300F">
        <w:rPr>
          <w:rFonts w:ascii="Times New Roman" w:eastAsia="Times New Roman" w:hAnsi="Times New Roman" w:cs="Times New Roman"/>
          <w:color w:val="auto"/>
          <w:sz w:val="24"/>
          <w:szCs w:val="24"/>
        </w:rPr>
        <w:t xml:space="preserve"> in a connected lake-creek ecosystem in Algonquin Provincial Park, ON, Canada</w:t>
      </w:r>
      <w:r w:rsidRPr="00660D93">
        <w:rPr>
          <w:rFonts w:ascii="Times New Roman" w:eastAsia="Times New Roman" w:hAnsi="Times New Roman" w:cs="Times New Roman"/>
          <w:color w:val="auto"/>
          <w:sz w:val="24"/>
          <w:szCs w:val="24"/>
        </w:rPr>
        <w:t xml:space="preserve">. </w:t>
      </w:r>
      <w:r w:rsidR="00882F03">
        <w:rPr>
          <w:rFonts w:ascii="Times New Roman" w:eastAsia="Times New Roman" w:hAnsi="Times New Roman" w:cs="Times New Roman"/>
          <w:color w:val="auto"/>
          <w:sz w:val="24"/>
          <w:szCs w:val="24"/>
        </w:rPr>
        <w:t>We</w:t>
      </w:r>
      <w:r>
        <w:rPr>
          <w:rFonts w:ascii="Times New Roman" w:eastAsia="Times New Roman" w:hAnsi="Times New Roman" w:cs="Times New Roman"/>
          <w:color w:val="auto"/>
          <w:sz w:val="24"/>
          <w:szCs w:val="24"/>
        </w:rPr>
        <w:t xml:space="preserve"> </w:t>
      </w:r>
      <w:r w:rsidR="00882F03">
        <w:rPr>
          <w:rFonts w:ascii="Times New Roman" w:eastAsia="Times New Roman" w:hAnsi="Times New Roman" w:cs="Times New Roman"/>
          <w:color w:val="auto"/>
          <w:sz w:val="24"/>
          <w:szCs w:val="24"/>
        </w:rPr>
        <w:t xml:space="preserve">employ stable isotope analysis </w:t>
      </w:r>
      <w:r>
        <w:rPr>
          <w:rFonts w:ascii="Times New Roman" w:eastAsia="Times New Roman" w:hAnsi="Times New Roman" w:cs="Times New Roman"/>
          <w:color w:val="auto"/>
          <w:sz w:val="24"/>
          <w:szCs w:val="24"/>
        </w:rPr>
        <w:t>to quantify</w:t>
      </w:r>
      <w:r w:rsidRPr="00660D93">
        <w:rPr>
          <w:rFonts w:ascii="Times New Roman" w:eastAsia="Times New Roman" w:hAnsi="Times New Roman" w:cs="Times New Roman"/>
          <w:color w:val="auto"/>
          <w:sz w:val="24"/>
          <w:szCs w:val="24"/>
        </w:rPr>
        <w:t xml:space="preserve"> habitat coupling </w:t>
      </w:r>
      <w:proofErr w:type="spellStart"/>
      <w:r w:rsidRPr="00660D93">
        <w:rPr>
          <w:rFonts w:ascii="Times New Roman" w:eastAsia="Times New Roman" w:hAnsi="Times New Roman" w:cs="Times New Roman"/>
          <w:color w:val="auto"/>
          <w:sz w:val="24"/>
          <w:szCs w:val="24"/>
        </w:rPr>
        <w:t>trophically</w:t>
      </w:r>
      <w:proofErr w:type="spellEnd"/>
      <w:r w:rsidRPr="00660D93">
        <w:rPr>
          <w:rFonts w:ascii="Times New Roman" w:eastAsia="Times New Roman" w:hAnsi="Times New Roman" w:cs="Times New Roman"/>
          <w:color w:val="auto"/>
          <w:sz w:val="24"/>
          <w:szCs w:val="24"/>
        </w:rPr>
        <w:t xml:space="preserve"> as the degree to which</w:t>
      </w:r>
      <w:r w:rsidR="00E0300F">
        <w:rPr>
          <w:rFonts w:ascii="Times New Roman" w:eastAsia="Times New Roman" w:hAnsi="Times New Roman" w:cs="Times New Roman"/>
          <w:color w:val="auto"/>
          <w:sz w:val="24"/>
          <w:szCs w:val="24"/>
        </w:rPr>
        <w:t xml:space="preserve"> these small-bodied prey</w:t>
      </w:r>
      <w:r w:rsidRPr="00660D93">
        <w:rPr>
          <w:rFonts w:ascii="Times New Roman" w:eastAsia="Times New Roman" w:hAnsi="Times New Roman" w:cs="Times New Roman"/>
          <w:color w:val="auto"/>
          <w:sz w:val="24"/>
          <w:szCs w:val="24"/>
        </w:rPr>
        <w:t xml:space="preserve"> fish assimilate energy from lake- versus creek-derived resources, while acoustic telemetry </w:t>
      </w:r>
      <w:r>
        <w:rPr>
          <w:rFonts w:ascii="Times New Roman" w:eastAsia="Times New Roman" w:hAnsi="Times New Roman" w:cs="Times New Roman"/>
          <w:color w:val="auto"/>
          <w:sz w:val="24"/>
          <w:szCs w:val="24"/>
        </w:rPr>
        <w:t>is used to quantify</w:t>
      </w:r>
      <w:r w:rsidRPr="00660D93">
        <w:rPr>
          <w:rFonts w:ascii="Times New Roman" w:eastAsia="Times New Roman" w:hAnsi="Times New Roman" w:cs="Times New Roman"/>
          <w:color w:val="auto"/>
          <w:sz w:val="24"/>
          <w:szCs w:val="24"/>
        </w:rPr>
        <w:t xml:space="preserve"> habitat coupling behaviourally through the time individuals spend moving between and occupying lake and creek habitats. Seasonal netting surveys </w:t>
      </w:r>
      <w:r>
        <w:rPr>
          <w:rFonts w:ascii="Times New Roman" w:eastAsia="Times New Roman" w:hAnsi="Times New Roman" w:cs="Times New Roman"/>
          <w:color w:val="auto"/>
          <w:sz w:val="24"/>
          <w:szCs w:val="24"/>
        </w:rPr>
        <w:t>are then used to evaluate</w:t>
      </w:r>
      <w:r w:rsidRPr="00660D93">
        <w:rPr>
          <w:rFonts w:ascii="Times New Roman" w:eastAsia="Times New Roman" w:hAnsi="Times New Roman" w:cs="Times New Roman"/>
          <w:color w:val="auto"/>
          <w:sz w:val="24"/>
          <w:szCs w:val="24"/>
        </w:rPr>
        <w:t xml:space="preserve"> habitat coupling at the population level,</w:t>
      </w:r>
      <w:r>
        <w:rPr>
          <w:rFonts w:ascii="Times New Roman" w:eastAsia="Times New Roman" w:hAnsi="Times New Roman" w:cs="Times New Roman"/>
          <w:color w:val="auto"/>
          <w:sz w:val="24"/>
          <w:szCs w:val="24"/>
        </w:rPr>
        <w:t xml:space="preserve"> as</w:t>
      </w:r>
      <w:r w:rsidRPr="00660D93">
        <w:rPr>
          <w:rFonts w:ascii="Times New Roman" w:eastAsia="Times New Roman" w:hAnsi="Times New Roman" w:cs="Times New Roman"/>
          <w:color w:val="auto"/>
          <w:sz w:val="24"/>
          <w:szCs w:val="24"/>
        </w:rPr>
        <w:t xml:space="preserve"> the biomass flux </w:t>
      </w:r>
      <w:r>
        <w:rPr>
          <w:rFonts w:ascii="Times New Roman" w:eastAsia="Times New Roman" w:hAnsi="Times New Roman" w:cs="Times New Roman"/>
          <w:color w:val="auto"/>
          <w:sz w:val="24"/>
          <w:szCs w:val="24"/>
        </w:rPr>
        <w:t xml:space="preserve">of </w:t>
      </w:r>
      <w:r w:rsidR="00930AEF">
        <w:rPr>
          <w:rFonts w:ascii="Times New Roman" w:eastAsia="Times New Roman" w:hAnsi="Times New Roman" w:cs="Times New Roman"/>
          <w:color w:val="auto"/>
          <w:sz w:val="24"/>
          <w:szCs w:val="24"/>
        </w:rPr>
        <w:t>golden and common shiners</w:t>
      </w:r>
      <w:r>
        <w:rPr>
          <w:rFonts w:ascii="Times New Roman" w:eastAsia="Times New Roman" w:hAnsi="Times New Roman" w:cs="Times New Roman"/>
          <w:color w:val="auto"/>
          <w:sz w:val="24"/>
          <w:szCs w:val="24"/>
        </w:rPr>
        <w:t xml:space="preserve"> </w:t>
      </w:r>
      <w:r w:rsidRPr="00660D93">
        <w:rPr>
          <w:rFonts w:ascii="Times New Roman" w:eastAsia="Times New Roman" w:hAnsi="Times New Roman" w:cs="Times New Roman"/>
          <w:color w:val="auto"/>
          <w:sz w:val="24"/>
          <w:szCs w:val="24"/>
        </w:rPr>
        <w:t xml:space="preserve">across the lake–creek boundary. Together, these measures </w:t>
      </w:r>
      <w:r w:rsidR="005F7BB0">
        <w:rPr>
          <w:rFonts w:ascii="Times New Roman" w:eastAsia="Times New Roman" w:hAnsi="Times New Roman" w:cs="Times New Roman"/>
          <w:color w:val="auto"/>
          <w:sz w:val="24"/>
          <w:szCs w:val="24"/>
        </w:rPr>
        <w:t>offer detailed insight in</w:t>
      </w:r>
      <w:r w:rsidRPr="00660D93">
        <w:rPr>
          <w:rFonts w:ascii="Times New Roman" w:eastAsia="Times New Roman" w:hAnsi="Times New Roman" w:cs="Times New Roman"/>
          <w:color w:val="auto"/>
          <w:sz w:val="24"/>
          <w:szCs w:val="24"/>
        </w:rPr>
        <w:t>to whether small-bodied prey fish function as lake–creek habitat couplers and whether the extent of that coupling varies seasonally (Figure 1). We expect habitat coupling to vary seasonally because the relative advantages of lake and creek habitats likely shift through time with changing predation risk, resource availability, and thermal conditions</w:t>
      </w:r>
      <w:r w:rsidR="00930AEF">
        <w:rPr>
          <w:rFonts w:ascii="Times New Roman" w:eastAsia="Times New Roman" w:hAnsi="Times New Roman" w:cs="Times New Roman"/>
          <w:color w:val="auto"/>
          <w:sz w:val="24"/>
          <w:szCs w:val="24"/>
        </w:rPr>
        <w:t xml:space="preserve"> across the landscape</w:t>
      </w:r>
      <w:r w:rsidRPr="00660D93">
        <w:rPr>
          <w:rFonts w:ascii="Times New Roman" w:eastAsia="Times New Roman" w:hAnsi="Times New Roman" w:cs="Times New Roman"/>
          <w:color w:val="auto"/>
          <w:sz w:val="24"/>
          <w:szCs w:val="24"/>
        </w:rPr>
        <w:t>.</w:t>
      </w:r>
    </w:p>
    <w:p w14:paraId="6591B81A" w14:textId="45763012" w:rsidR="008E4F35" w:rsidRPr="00837F74" w:rsidRDefault="008E4F35" w:rsidP="008E4F35">
      <w:pPr>
        <w:pStyle w:val="Heading2"/>
        <w:jc w:val="both"/>
        <w:rPr>
          <w:rFonts w:ascii="Times New Roman" w:hAnsi="Times New Roman" w:cs="Times New Roman"/>
          <w:color w:val="auto"/>
        </w:rPr>
      </w:pPr>
      <w:r w:rsidRPr="00837F74">
        <w:rPr>
          <w:rFonts w:ascii="Times New Roman" w:hAnsi="Times New Roman" w:cs="Times New Roman"/>
          <w:color w:val="auto"/>
        </w:rPr>
        <w:t>Methods</w:t>
      </w:r>
    </w:p>
    <w:p w14:paraId="2250AB5E" w14:textId="77777777" w:rsidR="008E4F35" w:rsidRPr="00837F74" w:rsidRDefault="008E4F35" w:rsidP="008E4F35">
      <w:pPr>
        <w:pStyle w:val="Heading3"/>
        <w:jc w:val="both"/>
        <w:rPr>
          <w:color w:val="auto"/>
        </w:rPr>
      </w:pPr>
      <w:r w:rsidRPr="00837F74">
        <w:rPr>
          <w:color w:val="auto"/>
        </w:rPr>
        <w:t>Study System</w:t>
      </w:r>
    </w:p>
    <w:p w14:paraId="0BCAFA89" w14:textId="77777777" w:rsidR="008E4F35" w:rsidRPr="003B0052" w:rsidRDefault="008E4F35" w:rsidP="008E4F35">
      <w:pPr>
        <w:spacing w:before="240" w:after="240"/>
        <w:jc w:val="both"/>
      </w:pPr>
      <w:r w:rsidRPr="003B0052">
        <w:t>Data were collected in the southernmost bay of Lake Opeongo, Sproule Bay, and its adjacent Costello Creek, located within Algonquin Provincial Park, Ontario, Canada (Figure 2</w:t>
      </w:r>
      <w:r>
        <w:t xml:space="preserve">; study area: </w:t>
      </w:r>
      <w:r w:rsidRPr="003768CC">
        <w:t>45.50°N–45.85°N, 78.30°W–78.50°W</w:t>
      </w:r>
      <w:r w:rsidRPr="003B0052">
        <w:t xml:space="preserve">). Lake Opeongo is a large, oligotrophic, dimictic lake with a surface area of </w:t>
      </w:r>
      <w:r w:rsidRPr="006B6017">
        <w:t>5,860 ha</w:t>
      </w:r>
      <w:r w:rsidRPr="003B0052">
        <w:t xml:space="preserve"> and a </w:t>
      </w:r>
      <w:r>
        <w:t>mean</w:t>
      </w:r>
      <w:r w:rsidRPr="003B0052">
        <w:t xml:space="preserve"> depth of </w:t>
      </w:r>
      <w:r>
        <w:t xml:space="preserve">14.8 </w:t>
      </w:r>
      <w:r w:rsidRPr="003B0052">
        <w:t>m</w:t>
      </w:r>
      <w:r>
        <w:t xml:space="preserve"> </w:t>
      </w:r>
      <w:r>
        <w:fldChar w:fldCharType="begin"/>
      </w:r>
      <w:r>
        <w:instrText xml:space="preserve"> ADDIN ZOTERO_ITEM CSL_CITATION {"citationID":"1Rvwru73","properties":{"unsorted":false,"formattedCitation":"(Ridgway et al. 2017, Challice et al. 2019)","plainCitation":"(Ridgway et al. 2017, Challice et al. 2019)","noteIndex":0},"citationItems":[{"id":"aEkxvgpt/i0eOMnmR","uris":["http://zotero.org/users/local/6gGbWaws/items/D43JESW7"],"itemData":{"id":2741,"type":"article-journal","container-title":"Information Report IR–10. 203 p.","language":"en","publisher":"Ontario Ministry of Natural Resources and Forestry, Science and Research Branch, Peterborough, ON.","source":"Zotero","title":"Aquatic ecology, history, and diversity of Algonquin Provincial Park","author":[{"family":"Ridgway","given":"Mark"},{"family":"Middel","given":"Trevor"},{"family":"Bell","given":"Allan"}],"issued":{"date-parts":[["2017"]]}}},{"id":"aEkxvgpt/Jt8XuXZj","uris":["http://zotero.org/users/local/6gGbWaws/items/2ZJ4ZRAR"],"itemData":{"id":3912,"type":"article-journal","abstract":"Habitat occupancy patterns of lake trout (Salvelinus namaycush) and lake whitefish (Coregonus clupeaformis) in two large Canadian Shield lakes were modelled based on detections of fish from repeated depth-stratified surveys over several summers. Lake trout and lake whitefish consistently occupied sites outside traditional thermal envelopes and were not detected at some sites within these ranges. This included the metalimnion and shallow epilimnion for lake trout and lake whitefish in Lake Opeongo. Physical habitat covariates were not important in defining lake trout habitat in both lakes. Physical habitat as represented by the hardness/softness gradient based on acoustic substrate surveys was important for lake whitefish in Lake Opeongo but not in Smoke Lake. In addition, thermal envelopes for lake whitefish differed between the lakes possibly because of differences in substrate slope. The wash zone of lakes, where the thermocline contacts the substrate, appears to be a physical habitat feature for lake whitefish in some lakes. Lake whitefish also exhibited diurnal activity behaviour that was reflected through greater detection rates in the morning versus the afternoon. By accounting for imperfect detection, true estimated overall occupancy of lake trout and lake whitefish increased 0.15–0.30 over naïve occupancy. Thermal habitat envelopes for lake trout and lake whitefish are wider than previously thought. Lake trout occupied a consistent thermal habitat envelope while lake whitefish varied between lakes likely because of lake specific differences in basin morphology and wash zone.","container-title":"Ecology of Freshwater Fish","DOI":"10.1111/eff.12479","ISSN":"1600-0633","issue":"4","language":"en","license":"© 2019 John Wiley &amp; Sons A/S. Published by John Wiley &amp; Sons Ltd","note":"_eprint: https://onlinelibrary.wiley.com/doi/pdf/10.1111/eff.12479","page":"611-623","source":"Wiley Online Library","title":"Does habitat occupancy by lake trout and lake whitefish in large lakes match published thermal habitat envelopes?","volume":"28","author":[{"family":"Challice","given":"Adam R."},{"family":"Milne","given":"Scott W."},{"family":"Ridgway","given":"Mark S."}],"issued":{"date-parts":[["2019"]]}}}],"schema":"https://github.com/citation-style-language/schema/raw/master/csl-citation.json"} </w:instrText>
      </w:r>
      <w:r>
        <w:fldChar w:fldCharType="separate"/>
      </w:r>
      <w:r>
        <w:rPr>
          <w:noProof/>
        </w:rPr>
        <w:t>(Ridgway et al. 2017, Challice et al. 2019)</w:t>
      </w:r>
      <w:r>
        <w:fldChar w:fldCharType="end"/>
      </w:r>
      <w:r>
        <w:t xml:space="preserve">, while </w:t>
      </w:r>
      <w:r w:rsidRPr="006B6017">
        <w:t>Sproule Bay</w:t>
      </w:r>
      <w:r>
        <w:t xml:space="preserve"> </w:t>
      </w:r>
      <w:r w:rsidRPr="006B6017">
        <w:t>covers approximately 161 ha</w:t>
      </w:r>
      <w:r>
        <w:t>, does not exceed 10 m in depth,</w:t>
      </w:r>
      <w:r w:rsidRPr="006B6017">
        <w:t xml:space="preserve"> and is typically ice-covered from late November through April</w:t>
      </w:r>
      <w:r>
        <w:t xml:space="preserve"> </w:t>
      </w:r>
      <w:r>
        <w:fldChar w:fldCharType="begin"/>
      </w:r>
      <w:r>
        <w:instrText xml:space="preserve"> ADDIN ZOTERO_ITEM CSL_CITATION {"citationID":"C9AQfayz","properties":{"unsorted":false,"formattedCitation":"(Consiglio, et al. 2024)","plainCitation":"(Consiglio, et al. 2024)","noteIndex":0},"citationItems":[{"id":"aEkxvgpt/3EynFApg","uris":["http://zotero.org/users/local/6gGbWaws/items/AY8SGGBN"],"itemData":{"id":3911,"type":"article-journal","container-title":"Ontario Recovery Strategy Series.","language":"en","publisher":"Ministry ofthe Environment, Conservation and Parks","publisher-place":"Peterborough, Ontario","source":"Zotero","title":"Recovery Strategy for the LakeWhitefish (Coregonus clupeaformis) – Opeongo Lake large- and small-bodiedpopulations in Ontario.","author":[{"family":"Consiglio,","given":"J"},{"family":"Knight","given":"T"},{"family":"McCrum","given":"A"}],"issued":{"date-parts":[["2024"]]}}}],"schema":"https://github.com/citation-style-language/schema/raw/master/csl-citation.json"} </w:instrText>
      </w:r>
      <w:r>
        <w:fldChar w:fldCharType="separate"/>
      </w:r>
      <w:r>
        <w:rPr>
          <w:noProof/>
        </w:rPr>
        <w:t>(Consiglio, et al. 2024)</w:t>
      </w:r>
      <w:r>
        <w:fldChar w:fldCharType="end"/>
      </w:r>
      <w:r w:rsidRPr="006B6017">
        <w:t>.</w:t>
      </w:r>
      <w:r>
        <w:t xml:space="preserve"> </w:t>
      </w:r>
      <w:r w:rsidRPr="003B0052">
        <w:t>Costello Creek is a tributary of the Upper Madawaska tertiary watershed and the Opeongo River quaternary watershed and flows into Sproule Bay. The creek is characterized by shallow depths (&lt;2 m) and moderate flow velocities (0.1–0.4 m s</w:t>
      </w:r>
      <w:r>
        <w:rPr>
          <w:vertAlign w:val="superscript"/>
        </w:rPr>
        <w:t>-1</w:t>
      </w:r>
      <w:r w:rsidRPr="003B0052">
        <w:t xml:space="preserve">). Previous research has identified two distinct habitat types in Costello Creek, a downstream portion dominated by a spruce bog with turbid, slow-moving water, and an upstream portion characterized by clear, fast-flowing water </w:t>
      </w:r>
      <w:r w:rsidRPr="003B0052">
        <w:rPr>
          <w:noProof/>
        </w:rPr>
        <w:t>(Benoit et al., 2018)</w:t>
      </w:r>
      <w:r w:rsidRPr="003B0052">
        <w:t>.</w:t>
      </w:r>
      <w:r>
        <w:t xml:space="preserve"> </w:t>
      </w:r>
      <w:r w:rsidRPr="00FE547A">
        <w:t xml:space="preserve">In </w:t>
      </w:r>
      <w:proofErr w:type="gramStart"/>
      <w:r>
        <w:t>all of</w:t>
      </w:r>
      <w:proofErr w:type="gramEnd"/>
      <w:r>
        <w:t xml:space="preserve"> </w:t>
      </w:r>
      <w:r w:rsidRPr="00FE547A">
        <w:t xml:space="preserve">our analyses, we delineated lake and creek habitats </w:t>
      </w:r>
      <w:r>
        <w:t>by</w:t>
      </w:r>
      <w:r w:rsidRPr="00FE547A">
        <w:t xml:space="preserve"> the transition from the open bay of the lake into </w:t>
      </w:r>
      <w:r>
        <w:t>the narrower</w:t>
      </w:r>
      <w:r w:rsidRPr="00FE547A">
        <w:t xml:space="preserve"> spruce bog, and we considered fish captured or detected within an approximately 1</w:t>
      </w:r>
      <w:r>
        <w:t>5</w:t>
      </w:r>
      <w:r w:rsidRPr="00FE547A">
        <w:t>0 m stretch between these delineated habitats as occupying a transition habitat.</w:t>
      </w:r>
      <w:r>
        <w:t xml:space="preserve"> </w:t>
      </w:r>
    </w:p>
    <w:p w14:paraId="04FA14E4" w14:textId="77777777" w:rsidR="008E4F35" w:rsidRPr="003B0052" w:rsidRDefault="008E4F35" w:rsidP="008E4F35">
      <w:pPr>
        <w:spacing w:after="240"/>
        <w:jc w:val="both"/>
      </w:pPr>
      <w:r w:rsidRPr="003B0052">
        <w:t>Lake Opeongo supports a diverse fish community, including native species such as lake trout (</w:t>
      </w:r>
      <w:r w:rsidRPr="003B0052">
        <w:rPr>
          <w:rStyle w:val="Emphasis"/>
          <w:rFonts w:eastAsiaTheme="majorEastAsia"/>
          <w:color w:val="000000" w:themeColor="text1"/>
        </w:rPr>
        <w:t xml:space="preserve">Salvelinus </w:t>
      </w:r>
      <w:proofErr w:type="spellStart"/>
      <w:r w:rsidRPr="003B0052">
        <w:rPr>
          <w:rStyle w:val="Emphasis"/>
          <w:rFonts w:eastAsiaTheme="majorEastAsia"/>
          <w:color w:val="000000" w:themeColor="text1"/>
        </w:rPr>
        <w:t>namaycush</w:t>
      </w:r>
      <w:proofErr w:type="spellEnd"/>
      <w:r w:rsidRPr="003B0052">
        <w:t>), brook trout (</w:t>
      </w:r>
      <w:r w:rsidRPr="003B0052">
        <w:rPr>
          <w:rStyle w:val="Emphasis"/>
          <w:rFonts w:eastAsiaTheme="majorEastAsia"/>
          <w:color w:val="000000" w:themeColor="text1"/>
        </w:rPr>
        <w:t>Salvelinus fontinalis</w:t>
      </w:r>
      <w:r w:rsidRPr="003B0052">
        <w:t>), lake whitefish (</w:t>
      </w:r>
      <w:r w:rsidRPr="003B0052">
        <w:rPr>
          <w:rStyle w:val="Emphasis"/>
          <w:rFonts w:eastAsiaTheme="majorEastAsia"/>
          <w:color w:val="000000" w:themeColor="text1"/>
        </w:rPr>
        <w:t xml:space="preserve">Coregonus </w:t>
      </w:r>
      <w:proofErr w:type="spellStart"/>
      <w:r w:rsidRPr="003B0052">
        <w:rPr>
          <w:rStyle w:val="Emphasis"/>
          <w:rFonts w:eastAsiaTheme="majorEastAsia"/>
          <w:color w:val="000000" w:themeColor="text1"/>
        </w:rPr>
        <w:t>clupeaformis</w:t>
      </w:r>
      <w:proofErr w:type="spellEnd"/>
      <w:r w:rsidRPr="003B0052">
        <w:t>), cisco (</w:t>
      </w:r>
      <w:r w:rsidRPr="003B0052">
        <w:rPr>
          <w:rStyle w:val="Emphasis"/>
          <w:rFonts w:eastAsiaTheme="majorEastAsia"/>
          <w:color w:val="000000" w:themeColor="text1"/>
        </w:rPr>
        <w:t>Coregonus artedi</w:t>
      </w:r>
      <w:r w:rsidRPr="003B0052">
        <w:t>), white sucker (</w:t>
      </w:r>
      <w:r w:rsidRPr="003B0052">
        <w:rPr>
          <w:rStyle w:val="Emphasis"/>
          <w:rFonts w:eastAsiaTheme="majorEastAsia"/>
          <w:color w:val="000000" w:themeColor="text1"/>
        </w:rPr>
        <w:t xml:space="preserve">Catostomus </w:t>
      </w:r>
      <w:proofErr w:type="spellStart"/>
      <w:r w:rsidRPr="003B0052">
        <w:rPr>
          <w:rStyle w:val="Emphasis"/>
          <w:rFonts w:eastAsiaTheme="majorEastAsia"/>
          <w:color w:val="000000" w:themeColor="text1"/>
        </w:rPr>
        <w:t>commersonii</w:t>
      </w:r>
      <w:proofErr w:type="spellEnd"/>
      <w:r w:rsidRPr="003B0052">
        <w:t>), yellow perch (</w:t>
      </w:r>
      <w:proofErr w:type="spellStart"/>
      <w:r w:rsidRPr="003B0052">
        <w:rPr>
          <w:rStyle w:val="Emphasis"/>
          <w:rFonts w:eastAsiaTheme="majorEastAsia"/>
          <w:color w:val="000000" w:themeColor="text1"/>
        </w:rPr>
        <w:t>Perca</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flavescens</w:t>
      </w:r>
      <w:proofErr w:type="spellEnd"/>
      <w:r w:rsidRPr="003B0052">
        <w:t>), brown bullhead (</w:t>
      </w:r>
      <w:r w:rsidRPr="003B0052">
        <w:rPr>
          <w:rStyle w:val="Emphasis"/>
          <w:rFonts w:eastAsiaTheme="majorEastAsia"/>
          <w:color w:val="000000" w:themeColor="text1"/>
        </w:rPr>
        <w:t>Ameiurus nebulosus</w:t>
      </w:r>
      <w:r w:rsidRPr="003B0052">
        <w:t>), burbot (</w:t>
      </w:r>
      <w:r w:rsidRPr="003B0052">
        <w:rPr>
          <w:rStyle w:val="Emphasis"/>
          <w:rFonts w:eastAsiaTheme="majorEastAsia"/>
          <w:color w:val="000000" w:themeColor="text1"/>
        </w:rPr>
        <w:t>Lota lota</w:t>
      </w:r>
      <w:r w:rsidRPr="003B0052">
        <w:t xml:space="preserve">), and various </w:t>
      </w:r>
      <w:proofErr w:type="spellStart"/>
      <w:r w:rsidRPr="003B0052">
        <w:t>leuciscid</w:t>
      </w:r>
      <w:proofErr w:type="spellEnd"/>
      <w:r w:rsidRPr="003B0052">
        <w:t xml:space="preserve"> species, including golden shiner (</w:t>
      </w:r>
      <w:proofErr w:type="spellStart"/>
      <w:r w:rsidRPr="003B0052">
        <w:rPr>
          <w:rStyle w:val="Emphasis"/>
          <w:rFonts w:eastAsiaTheme="majorEastAsia"/>
          <w:color w:val="000000" w:themeColor="text1"/>
        </w:rPr>
        <w:t>Notemigonus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crysoleucas</w:t>
      </w:r>
      <w:proofErr w:type="spellEnd"/>
      <w:r w:rsidRPr="003B0052">
        <w:t>), common shiner (</w:t>
      </w:r>
      <w:proofErr w:type="spellStart"/>
      <w:r w:rsidRPr="003B0052">
        <w:rPr>
          <w:rStyle w:val="Emphasis"/>
          <w:rFonts w:eastAsiaTheme="majorEastAsia"/>
          <w:color w:val="000000" w:themeColor="text1"/>
        </w:rPr>
        <w:t>Luxilus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cornutus</w:t>
      </w:r>
      <w:proofErr w:type="spellEnd"/>
      <w:r w:rsidRPr="003B0052">
        <w:t>), creek chub (</w:t>
      </w:r>
      <w:proofErr w:type="spellStart"/>
      <w:r w:rsidRPr="003B0052">
        <w:rPr>
          <w:rStyle w:val="Emphasis"/>
          <w:rFonts w:eastAsiaTheme="majorEastAsia"/>
          <w:color w:val="000000" w:themeColor="text1"/>
        </w:rPr>
        <w:t>Semotilus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atromaculatus</w:t>
      </w:r>
      <w:proofErr w:type="spellEnd"/>
      <w:r w:rsidRPr="003B0052">
        <w:t>), and bluntnose minnow (</w:t>
      </w:r>
      <w:proofErr w:type="spellStart"/>
      <w:r w:rsidRPr="003B0052">
        <w:rPr>
          <w:rStyle w:val="Emphasis"/>
          <w:rFonts w:eastAsiaTheme="majorEastAsia"/>
          <w:color w:val="000000" w:themeColor="text1"/>
        </w:rPr>
        <w:t>Pimephales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notatus</w:t>
      </w:r>
      <w:proofErr w:type="spellEnd"/>
      <w:r w:rsidRPr="003B0052">
        <w:t>). The lake also contains introduced 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stocked outside their native range during early 20th-century fishery management efforts, where they have since established abundant populations </w:t>
      </w:r>
      <w:r>
        <w:fldChar w:fldCharType="begin"/>
      </w:r>
      <w:r>
        <w:instrText xml:space="preserve"> ADDIN ZOTERO_ITEM CSL_CITATION {"citationID":"vpcHb3Ah","properties":{"unsorted":false,"formattedCitation":"(Jackson 2002)","plainCitation":"(Jackson 2002)","noteIndex":0},"citationItems":[{"id":"aEkxvgpt/JOUw9ZRd","uris":["http://zotero.org/users/local/6gGbWaws/items/NNAK7ZBL"],"itemData":{"id":2746,"type":"article-journal","abstract":"Largemouth bass Micropterus salmoides and smallmouth bass M. dolomieu are two widely introduced species of fish prized for their angling potential. The introductions of these species, although commonly done by management agencies and the public, typically involve little or no consideration of the impacts these species may have on other species of fish and the aquatic ecosystems. Field studies and review of literature are used to document various direct and indirect effects of bass occurrence in reducing diversity of small-bodied fish species, creating more homogeneous fish communities, increasing competition among small-bodied fish, reducing energy flow to other game fishes, alterating planktonic and benthic communities, and potentially changing habitat complexity. Discussed within is also the fact that, although there is public concern regarding introduction of predatory species that may affect terrestrial systems, there appears limited interest regarding the negative impacts that bass may have on aquatic ecosystems.","language":"en","publisher":"American Fisheries Society Symposium 31","source":"Zotero","title":"Ecological Effects of Micropterus Introductions: the Dark Side of Black Bass","author":[{"family":"Jackson","given":"Donald A"}],"issued":{"date-parts":[["2002"]]}}}],"schema":"https://github.com/citation-style-language/schema/raw/master/csl-citation.json"} </w:instrText>
      </w:r>
      <w:r>
        <w:fldChar w:fldCharType="separate"/>
      </w:r>
      <w:r>
        <w:rPr>
          <w:noProof/>
        </w:rPr>
        <w:t>(Jackson 2002)</w:t>
      </w:r>
      <w:r>
        <w:fldChar w:fldCharType="end"/>
      </w:r>
      <w:r w:rsidRPr="003B0052">
        <w:t xml:space="preserve">. Costello Creek shares many of these species, along with additional members of the </w:t>
      </w:r>
      <w:proofErr w:type="spellStart"/>
      <w:r w:rsidRPr="003B0052">
        <w:rPr>
          <w:i/>
          <w:iCs/>
        </w:rPr>
        <w:t>Leuciscidae</w:t>
      </w:r>
      <w:proofErr w:type="spellEnd"/>
      <w:r w:rsidRPr="003B0052">
        <w:t xml:space="preserve"> family, such as brassy minnow (</w:t>
      </w:r>
      <w:proofErr w:type="spellStart"/>
      <w:r w:rsidRPr="003B0052">
        <w:rPr>
          <w:rStyle w:val="Emphasis"/>
          <w:rFonts w:eastAsiaTheme="majorEastAsia"/>
          <w:color w:val="000000" w:themeColor="text1"/>
        </w:rPr>
        <w:t>Hybognathus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hankinsoni</w:t>
      </w:r>
      <w:proofErr w:type="spellEnd"/>
      <w:r w:rsidRPr="003B0052">
        <w:t>), blacknose shiner (</w:t>
      </w:r>
      <w:proofErr w:type="spellStart"/>
      <w:r w:rsidRPr="003B0052">
        <w:rPr>
          <w:rStyle w:val="Emphasis"/>
          <w:rFonts w:eastAsiaTheme="majorEastAsia"/>
          <w:color w:val="000000" w:themeColor="text1"/>
        </w:rPr>
        <w:t>Notropis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heterolepis</w:t>
      </w:r>
      <w:proofErr w:type="spellEnd"/>
      <w:r w:rsidRPr="003B0052">
        <w:t>), northern pearl dace (</w:t>
      </w:r>
      <w:proofErr w:type="spellStart"/>
      <w:r w:rsidRPr="003B0052">
        <w:rPr>
          <w:rStyle w:val="Emphasis"/>
          <w:rFonts w:eastAsiaTheme="majorEastAsia"/>
          <w:color w:val="000000" w:themeColor="text1"/>
        </w:rPr>
        <w:t>Margariscus</w:t>
      </w:r>
      <w:proofErr w:type="spellEnd"/>
      <w:r w:rsidRPr="003B0052">
        <w:rPr>
          <w:rStyle w:val="Emphasis"/>
          <w:rFonts w:eastAsiaTheme="majorEastAsia"/>
          <w:color w:val="000000" w:themeColor="text1"/>
        </w:rPr>
        <w:t xml:space="preserve"> </w:t>
      </w:r>
      <w:r w:rsidRPr="003B0052">
        <w:rPr>
          <w:rStyle w:val="Emphasis"/>
          <w:rFonts w:eastAsiaTheme="majorEastAsia"/>
          <w:color w:val="000000" w:themeColor="text1"/>
        </w:rPr>
        <w:lastRenderedPageBreak/>
        <w:t>margarita</w:t>
      </w:r>
      <w:r w:rsidRPr="003B0052">
        <w:t xml:space="preserve">), </w:t>
      </w:r>
      <w:proofErr w:type="spellStart"/>
      <w:r w:rsidRPr="003B0052">
        <w:t>finescale</w:t>
      </w:r>
      <w:proofErr w:type="spellEnd"/>
      <w:r w:rsidRPr="003B0052">
        <w:t xml:space="preserve"> dace (</w:t>
      </w:r>
      <w:proofErr w:type="spellStart"/>
      <w:r w:rsidRPr="003B0052">
        <w:rPr>
          <w:rStyle w:val="Emphasis"/>
          <w:rFonts w:eastAsiaTheme="majorEastAsia"/>
          <w:color w:val="000000" w:themeColor="text1"/>
        </w:rPr>
        <w:t>Chrosomus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neogaeus</w:t>
      </w:r>
      <w:proofErr w:type="spellEnd"/>
      <w:r w:rsidRPr="003B0052">
        <w:t>), fathead minnow (</w:t>
      </w:r>
      <w:proofErr w:type="spellStart"/>
      <w:r w:rsidRPr="003B0052">
        <w:rPr>
          <w:rStyle w:val="Emphasis"/>
          <w:rFonts w:eastAsiaTheme="majorEastAsia"/>
          <w:color w:val="000000" w:themeColor="text1"/>
        </w:rPr>
        <w:t>Pimephales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promelas</w:t>
      </w:r>
      <w:proofErr w:type="spellEnd"/>
      <w:r w:rsidRPr="003B0052">
        <w:t>), longnose dace (</w:t>
      </w:r>
      <w:proofErr w:type="spellStart"/>
      <w:r w:rsidRPr="003B0052">
        <w:rPr>
          <w:rStyle w:val="Emphasis"/>
          <w:rFonts w:eastAsiaTheme="majorEastAsia"/>
          <w:color w:val="000000" w:themeColor="text1"/>
        </w:rPr>
        <w:t>Rhinichthys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cataractae</w:t>
      </w:r>
      <w:proofErr w:type="spellEnd"/>
      <w:r w:rsidRPr="003B0052">
        <w:t>), and northern redbelly dace (</w:t>
      </w:r>
      <w:proofErr w:type="spellStart"/>
      <w:r w:rsidRPr="003B0052">
        <w:rPr>
          <w:rStyle w:val="Emphasis"/>
          <w:rFonts w:eastAsiaTheme="majorEastAsia"/>
          <w:color w:val="000000" w:themeColor="text1"/>
        </w:rPr>
        <w:t>Chrosomus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eos</w:t>
      </w:r>
      <w:proofErr w:type="spellEnd"/>
      <w:r w:rsidRPr="003B0052">
        <w:t>).</w:t>
      </w:r>
    </w:p>
    <w:p w14:paraId="09002E5F" w14:textId="35FEC719" w:rsidR="008E4F35" w:rsidRPr="00F96B8C" w:rsidRDefault="00F96B8C" w:rsidP="00F96B8C">
      <w:pPr>
        <w:pStyle w:val="NormalWeb"/>
        <w:rPr>
          <w:lang w:val="en-CA" w:eastAsia="en-US"/>
        </w:rPr>
      </w:pPr>
      <w:r>
        <w:t>In this study, we focus on two prey fish species</w:t>
      </w:r>
      <w:r>
        <w:t>, the g</w:t>
      </w:r>
      <w:r>
        <w:t>olden shiner (</w:t>
      </w:r>
      <w:proofErr w:type="spellStart"/>
      <w:r>
        <w:rPr>
          <w:rStyle w:val="Emphasis"/>
          <w:rFonts w:eastAsiaTheme="majorEastAsia"/>
        </w:rPr>
        <w:t>Notemigonus</w:t>
      </w:r>
      <w:proofErr w:type="spellEnd"/>
      <w:r>
        <w:rPr>
          <w:rStyle w:val="Emphasis"/>
          <w:rFonts w:eastAsiaTheme="majorEastAsia"/>
        </w:rPr>
        <w:t xml:space="preserve"> </w:t>
      </w:r>
      <w:proofErr w:type="spellStart"/>
      <w:r>
        <w:rPr>
          <w:rStyle w:val="Emphasis"/>
          <w:rFonts w:eastAsiaTheme="majorEastAsia"/>
        </w:rPr>
        <w:t>crysoleucas</w:t>
      </w:r>
      <w:proofErr w:type="spellEnd"/>
      <w:r>
        <w:t>) and common shiner (</w:t>
      </w:r>
      <w:proofErr w:type="spellStart"/>
      <w:r>
        <w:rPr>
          <w:rStyle w:val="Emphasis"/>
          <w:rFonts w:eastAsiaTheme="majorEastAsia"/>
        </w:rPr>
        <w:t>Luxilus</w:t>
      </w:r>
      <w:proofErr w:type="spellEnd"/>
      <w:r>
        <w:rPr>
          <w:rStyle w:val="Emphasis"/>
          <w:rFonts w:eastAsiaTheme="majorEastAsia"/>
        </w:rPr>
        <w:t xml:space="preserve"> </w:t>
      </w:r>
      <w:proofErr w:type="spellStart"/>
      <w:r>
        <w:rPr>
          <w:rStyle w:val="Emphasis"/>
          <w:rFonts w:eastAsiaTheme="majorEastAsia"/>
        </w:rPr>
        <w:t>cornutus</w:t>
      </w:r>
      <w:proofErr w:type="spellEnd"/>
      <w:r>
        <w:t xml:space="preserve">), </w:t>
      </w:r>
      <w:r>
        <w:t xml:space="preserve">which are </w:t>
      </w:r>
      <w:r>
        <w:t xml:space="preserve">both members of the </w:t>
      </w:r>
      <w:proofErr w:type="spellStart"/>
      <w:r>
        <w:t>Leuciscidae</w:t>
      </w:r>
      <w:proofErr w:type="spellEnd"/>
      <w:r>
        <w:t xml:space="preserve"> family</w:t>
      </w:r>
      <w:r>
        <w:t xml:space="preserve"> that </w:t>
      </w:r>
      <w:r>
        <w:t>were captured in high abundances across lake and creek habitats throughout the three-year study period. Preliminary analyses of isotopic signatures and biomass patterns indicated that the two species showed consistent responses across habitats and seasons. In addition, both species occupy broadly similar functional roles in freshwater food webs, feeding primarily on basal resources and primary consumers rather than acting as piscivores even at larger size classes</w:t>
      </w:r>
      <w:r>
        <w:t xml:space="preserve"> (</w:t>
      </w:r>
      <w:r w:rsidR="008E4F35">
        <w:rPr>
          <w:noProof/>
        </w:rPr>
        <w:fldChar w:fldCharType="begin"/>
      </w:r>
      <w:r w:rsidR="008E4F35">
        <w:rPr>
          <w:noProof/>
        </w:rPr>
        <w:instrText xml:space="preserve"> ADDIN ZOTERO_ITEM CSL_CITATION {"citationID":"68d6iONB","properties":{"unsorted":false,"formattedCitation":"(Scott and Crossman 1973, Stone et al. 2016)","plainCitation":"(Scott and Crossman 1973, Stone et al. 2016)","dontUpdate":true,"noteIndex":0},"citationItems":[{"id":"aEkxvgpt/XK0x5CEJ","uris":["http://zotero.org/users/local/6gGbWaws/items/VPXHRNCN"],"itemData":{"id":3839,"type":"book","number-of-pages":"966","publisher":"Fisheries Research Board of Canada","title":"Freshwater fishes of Canada","volume":"184","author":[{"family":"Scott","given":"William Beverley"},{"family":"Crossman","given":"Edwin John"}],"issued":{"date-parts":[["1973"]]}}},{"id":"aEkxvgpt/245vZZox","uris":["http://zotero.org/users/local/6gGbWaws/items/SNJ8RXXC"],"itemData":{"id":2747,"type":"article-journal","abstract":"The golden shiner, Notemigonus crysoleucas, is a major bait and forage fish species in the USA. Farmers produce millions of golden shiners annually that are distributed live, many across state boundaries. Native over much of the eastern and central USA, this species is often present but rarely abundant in natural systems, as fish density is apparently controlled by predation rather than by food resources. Aquaculture of the golden shiner is a century-old practice and culture methods have evolved over time, resulting in today's farm-raised, certified specific pathogen– and aquatic nuisance species–free baitfish. Federal and state agencies and universities have a long history of developing culture methods and promoting baitfish culture to replace the indiscriminate and wasteful harvest of fish from natural waters. Despite advances in culture methods and the advantages of a farm-raised species produced under controlled and biosecure conditions, golden shiner farming is only marginally profitable and remaining farmers survive on farm equity and increased market share from others exiting the business. Ironically, increasing regulations and restrictions leading to a reduction in the supply of farm-raised baitfish could drive anglers back to harvesting bait from natural waters, the very concern that initiated government support for baitfish culture a century ago.","container-title":"Journal of the World Aquaculture Society","DOI":"10.1111/jwas.12269","ISSN":"1749-7345","issue":"2","language":"en","license":"© Copyright by the World Aquaculture Society 2016","note":"_eprint: https://onlinelibrary.wiley.com/doi/pdf/10.1111/jwas.12269","page":"152-200","source":"Wiley Online Library","title":"A Fish of Weedy Waters: Golden Shiner Biology and Culture","title-short":"A Fish of Weedy Waters","volume":"47","author":[{"family":"Stone","given":"Nathan M."},{"family":"Kelly","given":"Anita M."},{"family":"Roy","given":"Luke A."}],"issued":{"date-parts":[["2016"]]}}}],"schema":"https://github.com/citation-style-language/schema/raw/master/csl-citation.json"} </w:instrText>
      </w:r>
      <w:r w:rsidR="008E4F35">
        <w:rPr>
          <w:noProof/>
        </w:rPr>
        <w:fldChar w:fldCharType="separate"/>
      </w:r>
      <w:r w:rsidR="008E4F35">
        <w:rPr>
          <w:noProof/>
        </w:rPr>
        <w:t>Scott and Crossman 1973, Stone et al. 2016)</w:t>
      </w:r>
      <w:r w:rsidR="008E4F35">
        <w:rPr>
          <w:noProof/>
        </w:rPr>
        <w:fldChar w:fldCharType="end"/>
      </w:r>
      <w:r>
        <w:t xml:space="preserve">. </w:t>
      </w:r>
      <w:r w:rsidRPr="00F96B8C">
        <w:rPr>
          <w:lang w:val="en-CA" w:eastAsia="en-US"/>
        </w:rPr>
        <w:t>We therefore pooled the two species for analysis and refer to them collectively as “shiners”</w:t>
      </w:r>
      <w:r>
        <w:rPr>
          <w:lang w:val="en-CA" w:eastAsia="en-US"/>
        </w:rPr>
        <w:t>,</w:t>
      </w:r>
      <w:r w:rsidRPr="00F96B8C">
        <w:rPr>
          <w:lang w:val="en-CA" w:eastAsia="en-US"/>
        </w:rPr>
        <w:t xml:space="preserve"> which allowed us to evaluate </w:t>
      </w:r>
      <w:r w:rsidR="00213286">
        <w:rPr>
          <w:lang w:val="en-CA" w:eastAsia="en-US"/>
        </w:rPr>
        <w:t>lake-creek habitat coupling</w:t>
      </w:r>
      <w:r w:rsidRPr="00F96B8C">
        <w:rPr>
          <w:lang w:val="en-CA" w:eastAsia="en-US"/>
        </w:rPr>
        <w:t xml:space="preserve"> with greater statistical power across sampling locations</w:t>
      </w:r>
      <w:r w:rsidR="00036F00">
        <w:rPr>
          <w:lang w:val="en-CA" w:eastAsia="en-US"/>
        </w:rPr>
        <w:t xml:space="preserve"> and seasons</w:t>
      </w:r>
      <w:r w:rsidRPr="00F96B8C">
        <w:rPr>
          <w:lang w:val="en-CA" w:eastAsia="en-US"/>
        </w:rPr>
        <w:t>.</w:t>
      </w:r>
    </w:p>
    <w:p w14:paraId="66FFA72F" w14:textId="77777777" w:rsidR="008E4F35" w:rsidRPr="003B0052" w:rsidRDefault="008E4F35" w:rsidP="008E4F35">
      <w:pPr>
        <w:spacing w:after="240"/>
        <w:jc w:val="both"/>
      </w:pPr>
      <w:r w:rsidRPr="003B0052">
        <w:t>All sampling and surgical implantation procedures for acoustic telemetry described in the following subsections were authorized by a license to collect fish for scientific purposes from the Ontario Ministry of Natural Resources (#1103418), authorization to conduct research in an Ontario provincial park, and an animal use protocol approved by the DFO Maritimes &amp; Gulf / HMSC Regional Animal Care Committee (#23-11, #24-22) under Canadian Council on Animal Care guidelines.</w:t>
      </w:r>
    </w:p>
    <w:p w14:paraId="78BDAA82" w14:textId="77777777" w:rsidR="008E4F35" w:rsidRPr="00837F74" w:rsidRDefault="008E4F35" w:rsidP="008E4F35">
      <w:pPr>
        <w:pStyle w:val="Heading3"/>
        <w:jc w:val="both"/>
        <w:rPr>
          <w:color w:val="auto"/>
        </w:rPr>
      </w:pPr>
      <w:r>
        <w:rPr>
          <w:color w:val="auto"/>
        </w:rPr>
        <w:t>Foraging Behaviour</w:t>
      </w:r>
    </w:p>
    <w:p w14:paraId="1F4347C5" w14:textId="038BA546" w:rsidR="008E4F35" w:rsidRPr="003B0052" w:rsidRDefault="008E4F35" w:rsidP="008E4F35">
      <w:pPr>
        <w:spacing w:before="240" w:after="240"/>
        <w:jc w:val="both"/>
      </w:pPr>
      <w:r w:rsidRPr="003B0052">
        <w:t xml:space="preserve">We employed stable isotope analysis </w:t>
      </w:r>
      <w:r>
        <w:t xml:space="preserve">of </w:t>
      </w:r>
      <w:r w:rsidRPr="003B0052">
        <w:t>δ</w:t>
      </w:r>
      <w:r w:rsidRPr="00DD06A6">
        <w:rPr>
          <w:vertAlign w:val="superscript"/>
        </w:rPr>
        <w:t>13</w:t>
      </w:r>
      <w:r w:rsidRPr="003B0052">
        <w:t>C or δ</w:t>
      </w:r>
      <w:r w:rsidRPr="00DD06A6">
        <w:rPr>
          <w:vertAlign w:val="superscript"/>
        </w:rPr>
        <w:t>15</w:t>
      </w:r>
      <w:r w:rsidRPr="003B0052">
        <w:t xml:space="preserve">N to </w:t>
      </w:r>
      <w:r>
        <w:t>examine</w:t>
      </w:r>
      <w:r w:rsidRPr="003B0052">
        <w:t xml:space="preserve"> </w:t>
      </w:r>
      <w:r>
        <w:t>the foraging behaviour</w:t>
      </w:r>
      <w:r w:rsidRPr="003B0052">
        <w:t xml:space="preserve"> </w:t>
      </w:r>
      <w:r>
        <w:t>of</w:t>
      </w:r>
      <w:r w:rsidRPr="003B0052">
        <w:t xml:space="preserve"> shiners across the spring, summer, and fall of 2022–2024. </w:t>
      </w:r>
      <w:r>
        <w:t>We</w:t>
      </w:r>
      <w:r w:rsidRPr="003B0052">
        <w:t xml:space="preserve"> used liver tissues, as liver has a relatively fast turnover rate (approximately two weeks) and thus more accurately reflects diets during the season of sampling compared to slower-turnover tissues like muscle</w:t>
      </w:r>
      <w:r>
        <w:t xml:space="preserve"> </w:t>
      </w:r>
      <w:r>
        <w:fldChar w:fldCharType="begin"/>
      </w:r>
      <w:r>
        <w:instrText xml:space="preserve"> ADDIN ZOTERO_ITEM CSL_CITATION {"citationID":"CZNnGQP1","properties":{"unsorted":false,"formattedCitation":"(Busst and Britton 2018)","plainCitation":"(Busst and Britton 2018)","noteIndex":0},"citationItems":[{"id":"aEkxvgpt/NSDksBFD","uris":["http://zotero.org/users/local/6gGbWaws/items/5PHNNYWL"],"itemData":{"id":3883,"type":"article-journal","abstract":"Ecological applications of stable isotope data require knowledge on the isotopic turnover rate of tissues, usually described as the isotopic half-life in days (T0.5) or the change in mass (G0.5). Ecological studies increasingly analyse tissues collected non-destructively, such as fish fin and scales, but there is limited knowledge on their turnover rates. Determining turnover rates in situ is challenging, with ex situ approaches preferred. Correspondingly, T0.5 and G0.5 of the nitrogen stable isotope (δ15N) were determined for juvenile barbel Barbus barbus (5.5 ± 0.6 g starting weight) using a diet-switch experiment. δ15N data from muscle, fin and scales were taken during a 125 day post diet-switch period. Whilst isotopic equilibrium was not reached in the 125 days, the δ15N values did approach those of the new diet. The fastest turnover rates were in more metabolically active tissues, from muscle (highest) to scales (lowest). Turnover rates were relatively slow; T0.5 was 84 (muscle) to 145 (scale) days; G0.5 was 1.39 × body mass (muscle) to 2.0 × body mass (scales), with this potentially relating to the slow growth of the experimental fish. These turnover estimates across the different tissues emphasise the importance of estimating half-lives for focal taxa at species and tissue levels for ecological studies.","container-title":"Hydrobiologia","DOI":"10.1007/s10750-017-3276-2","ISSN":"1573-5117","issue":"1","journalAbbreviation":"Hydrobiologia","language":"en","page":"49-60","source":"Springer Link","title":"Tissue-specific turnover rates of the nitrogen stable isotope as functions of time and growth in a cyprinid fish","volume":"805","author":[{"family":"Busst","given":"Georgina M. A."},{"family":"Britton","given":"J. Robert"}],"issued":{"date-parts":[["2018",1,1]]}}}],"schema":"https://github.com/citation-style-language/schema/raw/master/csl-citation.json"} </w:instrText>
      </w:r>
      <w:r>
        <w:fldChar w:fldCharType="separate"/>
      </w:r>
      <w:r>
        <w:rPr>
          <w:noProof/>
        </w:rPr>
        <w:t>(Busst and Britton 2018)</w:t>
      </w:r>
      <w:r>
        <w:fldChar w:fldCharType="end"/>
      </w:r>
      <w:r w:rsidRPr="003B0052">
        <w:t xml:space="preserve">. Spring sampling was conducted approximately two weeks after ice-off each year (late April to early May), summer sampling during the first and second weeks of August and fall sampling during the first and second weeks of October. We aimed to collect a minimum of 10 individual fish of each species from each habitat per season whenever possible. </w:t>
      </w:r>
      <w:commentRangeStart w:id="43"/>
      <w:r w:rsidRPr="003B0052">
        <w:t xml:space="preserve">Across all years and seasons, we obtained liver samples from 134 golden shiners and 117 common shiners. </w:t>
      </w:r>
      <w:r>
        <w:t>I</w:t>
      </w:r>
      <w:r w:rsidRPr="003B0052">
        <w:t>n addition</w:t>
      </w:r>
      <w:r>
        <w:t xml:space="preserve"> to fish tissue samples</w:t>
      </w:r>
      <w:r w:rsidRPr="003B0052">
        <w:t xml:space="preserve">, tissue samples were </w:t>
      </w:r>
      <w:r>
        <w:t>collected</w:t>
      </w:r>
      <w:r w:rsidRPr="003B0052">
        <w:t xml:space="preserve"> from unionid mussels (</w:t>
      </w:r>
      <w:proofErr w:type="spellStart"/>
      <w:r w:rsidRPr="003B0052">
        <w:rPr>
          <w:i/>
          <w:iCs/>
        </w:rPr>
        <w:t>Elliptio</w:t>
      </w:r>
      <w:proofErr w:type="spellEnd"/>
      <w:r w:rsidRPr="003B0052">
        <w:rPr>
          <w:i/>
          <w:iCs/>
        </w:rPr>
        <w:t xml:space="preserve"> sp.</w:t>
      </w:r>
      <w:r w:rsidRPr="003B0052">
        <w:t>) and mayflies (</w:t>
      </w:r>
      <w:r w:rsidRPr="003B0052">
        <w:rPr>
          <w:i/>
          <w:iCs/>
        </w:rPr>
        <w:t>Ephemeroptera</w:t>
      </w:r>
      <w:r w:rsidRPr="003B0052">
        <w:t xml:space="preserve"> </w:t>
      </w:r>
      <w:r w:rsidRPr="003B0052">
        <w:rPr>
          <w:i/>
          <w:iCs/>
        </w:rPr>
        <w:t>sp</w:t>
      </w:r>
      <w:r w:rsidRPr="003B0052">
        <w:t>.)</w:t>
      </w:r>
      <w:r w:rsidR="00D7394B">
        <w:t xml:space="preserve"> (Table S2)</w:t>
      </w:r>
      <w:r>
        <w:t xml:space="preserve">. </w:t>
      </w:r>
      <w:commentRangeEnd w:id="43"/>
      <w:r w:rsidRPr="003B0052">
        <w:rPr>
          <w:rStyle w:val="CommentReference"/>
          <w:sz w:val="24"/>
          <w:szCs w:val="24"/>
        </w:rPr>
        <w:commentReference w:id="43"/>
      </w:r>
    </w:p>
    <w:p w14:paraId="732524DC" w14:textId="77777777" w:rsidR="008E4F35" w:rsidRPr="003B0052" w:rsidRDefault="008E4F35" w:rsidP="008E4F35">
      <w:pPr>
        <w:spacing w:after="240"/>
        <w:jc w:val="both"/>
      </w:pPr>
      <w:r w:rsidRPr="003B0052">
        <w:t xml:space="preserve">Samples were frozen immediately after field capture and stored at –20°C until dissection and preparation for stable isotope analysis. Thawed fish tissue and baseline samples were placed in a drying oven at 60°C for 48–72 hours and then ground into a powder. Samples were sent to the Jan </w:t>
      </w:r>
      <w:proofErr w:type="spellStart"/>
      <w:r w:rsidRPr="003B0052">
        <w:t>Veizer</w:t>
      </w:r>
      <w:proofErr w:type="spellEnd"/>
      <w:r w:rsidRPr="003B0052">
        <w:t xml:space="preserve"> Stable Isotope laboratory at the University of Ottawa for quantification of δ</w:t>
      </w:r>
      <w:r w:rsidRPr="00DD06A6">
        <w:rPr>
          <w:vertAlign w:val="superscript"/>
        </w:rPr>
        <w:t>13</w:t>
      </w:r>
      <w:r w:rsidRPr="003B0052">
        <w:t>C and δ</w:t>
      </w:r>
      <w:r w:rsidRPr="00DD06A6">
        <w:rPr>
          <w:vertAlign w:val="superscript"/>
        </w:rPr>
        <w:t>15</w:t>
      </w:r>
      <w:r w:rsidRPr="003B0052">
        <w:t>N. Stable isotope values are expressed in δ notation (units ‰), where δ</w:t>
      </w:r>
      <w:r w:rsidRPr="00DD06A6">
        <w:rPr>
          <w:vertAlign w:val="superscript"/>
        </w:rPr>
        <w:t>13</w:t>
      </w:r>
      <w:r w:rsidRPr="003B0052">
        <w:t>C or δ</w:t>
      </w:r>
      <w:r w:rsidRPr="00DD06A6">
        <w:rPr>
          <w:vertAlign w:val="superscript"/>
        </w:rPr>
        <w:t>15</w:t>
      </w:r>
      <w:r w:rsidRPr="003B0052">
        <w:t>N = ((</w:t>
      </w:r>
      <w:proofErr w:type="spellStart"/>
      <w:r w:rsidRPr="003B0052">
        <w:t>Rsample</w:t>
      </w:r>
      <w:proofErr w:type="spellEnd"/>
      <w:r w:rsidRPr="003B0052">
        <w:t>/</w:t>
      </w:r>
      <w:proofErr w:type="spellStart"/>
      <w:r w:rsidRPr="003B0052">
        <w:t>Rstandard</w:t>
      </w:r>
      <w:proofErr w:type="spellEnd"/>
      <w:r w:rsidRPr="003B0052">
        <w:t xml:space="preserve">) – 1) </w:t>
      </w:r>
      <w:r>
        <w:t>x</w:t>
      </w:r>
      <w:r w:rsidRPr="003B0052">
        <w:t xml:space="preserve"> 1000, where R represents the ratio of </w:t>
      </w:r>
      <w:r w:rsidRPr="00DD06A6">
        <w:rPr>
          <w:vertAlign w:val="superscript"/>
        </w:rPr>
        <w:t>13</w:t>
      </w:r>
      <w:r w:rsidRPr="003B0052">
        <w:t>C</w:t>
      </w:r>
      <w:r>
        <w:t>/</w:t>
      </w:r>
      <w:r w:rsidRPr="00DD06A6">
        <w:rPr>
          <w:vertAlign w:val="superscript"/>
        </w:rPr>
        <w:t>1</w:t>
      </w:r>
      <w:r>
        <w:rPr>
          <w:vertAlign w:val="superscript"/>
        </w:rPr>
        <w:t>2</w:t>
      </w:r>
      <w:r w:rsidRPr="003B0052">
        <w:t xml:space="preserve">C or </w:t>
      </w:r>
      <w:r w:rsidRPr="00DD06A6">
        <w:rPr>
          <w:vertAlign w:val="superscript"/>
        </w:rPr>
        <w:t>15</w:t>
      </w:r>
      <w:r w:rsidRPr="003B0052">
        <w:t>N/</w:t>
      </w:r>
      <w:r w:rsidRPr="00DD06A6">
        <w:rPr>
          <w:vertAlign w:val="superscript"/>
        </w:rPr>
        <w:t>1</w:t>
      </w:r>
      <w:r>
        <w:rPr>
          <w:vertAlign w:val="superscript"/>
        </w:rPr>
        <w:t>4</w:t>
      </w:r>
      <w:r w:rsidRPr="003B0052">
        <w:t>N.</w:t>
      </w:r>
      <w:r>
        <w:t xml:space="preserve"> </w:t>
      </w:r>
    </w:p>
    <w:p w14:paraId="7303F305" w14:textId="77777777" w:rsidR="008E4F35" w:rsidRDefault="008E4F35" w:rsidP="008E4F35">
      <w:pPr>
        <w:spacing w:after="240"/>
        <w:jc w:val="both"/>
      </w:pPr>
      <w:r w:rsidRPr="003B0052">
        <w:t>We applied lipid corrections to consumer and baseline tissues following</w:t>
      </w:r>
      <w:r>
        <w:t xml:space="preserve"> </w:t>
      </w:r>
      <w:r>
        <w:fldChar w:fldCharType="begin"/>
      </w:r>
      <w:r>
        <w:instrText xml:space="preserve"> ADDIN ZOTERO_ITEM CSL_CITATION {"citationID":"mELIICSP","properties":{"unsorted":false,"formattedCitation":"(Kiljunen et al. 2006)","plainCitation":"(Kiljunen et al. 2006)","dontUpdate":true,"noteIndex":0},"citationItems":[{"id":"aEkxvgpt/eYO0kxqs","uris":["http://zotero.org/users/local/6gGbWaws/items/QDE8PH8M"],"itemData":{"id":2782,"type":"article-journal","abstract":"1 Stable isotope analyses coupled with mixing models are being used increasingly to evaluate ecological management issues and questions. Such applications of stable isotope analyses often require simultaneous carbon and nitrogen analyses from the same sample. Correction of the carbon isotope values to take account of the varying content of 13C-depleted lipids is then frequently achieved by a lipid-normalization procedure using a model describing the relationship between change in δ13C following lipid removal and the original C:N ratio of a sample. 2 We evaluated the applicability of two widely used normalization models using empirical data for muscle tissue from a wide range of fish and for aquatic invertebrates. Neither normalization model proved satisfactory, and we present some modifications that greatly improve the fit of one of the models to the fish muscle data. For invertebrates we found no clear relationship between change in δ13C following lipid removal and the original C:N ratio. 3 We also examined the effect of lipid-normalization on the output of a mixing model designed to calculate the proportional contribution of prey items to the diet of a consumer. Mixing model output was greatly influenced by whether prey or consumer values alone or together were lipid-normalized and we urge caution in the interpretation of results from these models pending further experimental evidence. 4 Synthesis and applications. We describe a revised lipid-normalization model that should be applicable to a wide range of marine and freshwater fish species in studies applying stable isotope analyses to ecological management issues. However, we strongly advise against applying these kinds of lipid-normalization models to aquatic invertebrate data. The interpretation of outputs from mixing models is greatly influenced by whether the carbon isotope data have been lipid-normalized or not.","container-title":"Journal of Applied Ecology","DOI":"10.1111/j.1365-2664.2006.01224.x","ISSN":"1365-2664","issue":"6","language":"en","note":"_eprint: https://besjournals.onlinelibrary.wiley.com/doi/pdf/10.1111/j.1365-2664.2006.01224.x","page":"1213-1222","source":"Wiley Online Library","title":"A revised model for lipid-normalizing δ13C values from aquatic organisms, with implications for isotope mixing models","volume":"43","author":[{"family":"Kiljunen","given":"Mikko"},{"family":"Grey","given":"Jonathan"},{"family":"Sinisalo","given":"Tuula"},{"family":"Harrod","given":"Chris"},{"family":"Immonen","given":"Hemmo"},{"family":"Jones","given":"Roger I."}],"issued":{"date-parts":[["2006"]]}}}],"schema":"https://github.com/citation-style-language/schema/raw/master/csl-citation.json"} </w:instrText>
      </w:r>
      <w:r>
        <w:fldChar w:fldCharType="separate"/>
      </w:r>
      <w:r>
        <w:rPr>
          <w:noProof/>
        </w:rPr>
        <w:t>Kiljunen et al. (2006)</w:t>
      </w:r>
      <w:r>
        <w:fldChar w:fldCharType="end"/>
      </w:r>
      <w:r w:rsidRPr="003B0052">
        <w:t xml:space="preserve"> because C:N ratios exceeded the recommended threshold of 3.5 across our datase</w:t>
      </w:r>
      <w:r>
        <w:t xml:space="preserve">t </w:t>
      </w:r>
      <w:r>
        <w:fldChar w:fldCharType="begin"/>
      </w:r>
      <w:r>
        <w:instrText xml:space="preserve"> ADDIN ZOTERO_ITEM CSL_CITATION {"citationID":"YwlaJ0xm","properties":{"unsorted":false,"formattedCitation":"(Post et al. 2007)","plainCitation":"(Post et al. 2007)","noteIndex":0},"citationItems":[{"id":"aEkxvgpt/8VbRayhA","uris":["http://zotero.org/users/local/6gGbWaws/items/BTVRWV7S"],"itemData":{"id":3885,"type":"article-journal","abstract":"Within an organism, lipids are depleted in 13C relative to proteins and carbohydrates (more negative δ13C), and variation in lipid content among organisms or among tissue types has the potential to introduce considerable bias into stable isotope analyses that use δ13C. Despite the potential for introduced error, there is no consensus on the need to account for lipids in stable isotope analyses. Here we address two questions: (1) If and when is it important to account for the effects of variation in lipid content on δ13C? (2) If it is important, which method(s) are reliable and robust for dealing with lipid variation? We evaluated the reliability of direct chemical extraction, which physically removes lipids from samples, and mathematical normalization, which uses the carbon-to-nitrogen (C:N) ratio of a sample to normalize δ13C after analysis by measuring the lipid content, the C:N ratio, and the effect of lipid content on δ13C (Δδ13C) of plants and animals with a wide range of lipid contents. For animals, we found strong relationships between C:N and lipid content, between lipid content and Δδ13C, and between C:N and Δδ13C. For plants, C:N was not a good predictor of lipid content or Δδ13C, but we found a strong relationship between carbon content and lipid content, lipid content and Δδ13C, and between and carbon content and Δδ13C. Our results indicate that lipid extraction or normalization is most important when lipid content is variable among consumers of interest or between consumers and end members, and when differences in δ13C between end members is &lt;10–12‰. The vast majority of studies using natural variation in δ13C fall within these criteria. Both direct lipid extraction and mathematical normalization reduce biases in δ13C, but mathematical normalization simplifies sample preparation and better preserves the integrity of samples for δ15N analysis.","container-title":"Oecologia","DOI":"10.1007/s00442-006-0630-x","ISSN":"1432-1939","issue":"1","journalAbbreviation":"Oecologia","language":"en","page":"179-189","source":"Springer Link","title":"Getting to the fat of the matter: models, methods and assumptions for dealing with lipids in stable isotope analyses","title-short":"Getting to the fat of the matter","volume":"152","author":[{"family":"Post","given":"David M."},{"family":"Layman","given":"Craig A."},{"family":"Arrington","given":"D. Albrey"},{"family":"Takimoto","given":"Gaku"},{"family":"Quattrochi","given":"John"},{"family":"Montaña","given":"Carman G."}],"issued":{"date-parts":[["2007",5,1]]}}}],"schema":"https://github.com/citation-style-language/schema/raw/master/csl-citation.json"} </w:instrText>
      </w:r>
      <w:r>
        <w:fldChar w:fldCharType="separate"/>
      </w:r>
      <w:r>
        <w:rPr>
          <w:noProof/>
        </w:rPr>
        <w:t>(Post et al. 2007)</w:t>
      </w:r>
      <w:r>
        <w:fldChar w:fldCharType="end"/>
      </w:r>
      <w:r w:rsidRPr="003B0052">
        <w:t xml:space="preserve">. Given ongoing debate over the application of lipid normalization in ecological stable </w:t>
      </w:r>
      <w:r w:rsidRPr="003B0052">
        <w:lastRenderedPageBreak/>
        <w:t xml:space="preserve">isotope studies </w:t>
      </w:r>
      <w:r>
        <w:fldChar w:fldCharType="begin"/>
      </w:r>
      <w:r>
        <w:instrText xml:space="preserve"> ADDIN ZOTERO_ITEM CSL_CITATION {"citationID":"3oBSZASn","properties":{"unsorted":false,"formattedCitation":"(Arostegui et al. 2019)","plainCitation":"(Arostegui et al. 2019)","noteIndex":0},"citationItems":[{"id":"aEkxvgpt/YqI3Uhml","uris":["http://zotero.org/users/local/6gGbWaws/items/EBBL7JZV"],"itemData":{"id":2788,"type":"article-journal","abstract":"Carbon isotopes are commonly used in trophic ecology to estimate consumer diet composition. This estimation is complicated by the fact that lipids exhibit a more depleted carbon signature (δ13C) than other macromolecules, and are often found at different concentrations among individual organisms. Some researchers argue that lipids bias diet reconstructions using stable isotopes and should be accounted for prior to analysis in food web mixing models, whereas others contend that removing lipids may result in erroneous interpretations of the trophic interactions under study. To highlight this disagreement on best practices for applying δ13C in food web studies, we sampled the recent literature to determine the frequency and method of lipid-correction. We then quantified the potential magnitude and source of bias in mixing model results from a theoretical example and case study of diet reconstruction. The literature was split nearly evenly as to whether lipid-correction was applied to δ13C data in mixing model estimates of diet composition. Comparative mixing model scenarios demonstrated that lipid-correction can substantially alter the estimated diet composition and interpretation of consumer foraging habits. Given the lack of consensus on whether or not to lipid-correct prey and/or consumers, and the associated variation in mixing model results, we call for the establishment of a unified framework that will guide diet reconstruction in stable isotope ecology. Uncertainty in the prevalence of direct routing versus de novo synthesis of lipids across ecosystems, taxa, and trophic levels must be resolved to better guide treatment of lipids in isotope studies using carbon.","container-title":"Oecologia","DOI":"10.1007/s00442-019-04525-7","ISSN":"1432-1939","issue":"4","journalAbbreviation":"Oecologia","language":"eng","page":"745-755","PMID":"31667600","source":"PubMed","title":"Does lipid-correction introduce biases into isotopic mixing models? Implications for diet reconstruction studies","title-short":"Does lipid-correction introduce biases into isotopic mixing models?","volume":"191","author":[{"family":"Arostegui","given":"Martin C."},{"family":"Schindler","given":"Daniel E."},{"family":"Holtgrieve","given":"Gordon W."}],"issued":{"date-parts":[["2019",12]]}}}],"schema":"https://github.com/citation-style-language/schema/raw/master/csl-citation.json"} </w:instrText>
      </w:r>
      <w:r>
        <w:fldChar w:fldCharType="separate"/>
      </w:r>
      <w:r>
        <w:rPr>
          <w:noProof/>
        </w:rPr>
        <w:t>(Arostegui et al. 2019)</w:t>
      </w:r>
      <w:r>
        <w:fldChar w:fldCharType="end"/>
      </w:r>
      <w:r w:rsidRPr="003B0052">
        <w:t xml:space="preserve">, we repeated our analyses using non–lipid-corrected values and found </w:t>
      </w:r>
      <w:r>
        <w:t>consistent</w:t>
      </w:r>
      <w:r w:rsidRPr="003B0052">
        <w:t xml:space="preserve"> patterns</w:t>
      </w:r>
      <w:r>
        <w:t xml:space="preserve"> of foraging behaviour</w:t>
      </w:r>
      <w:r w:rsidRPr="003B0052">
        <w:t xml:space="preserve"> to those presented in the proceeding sections (Figure S</w:t>
      </w:r>
      <w:r>
        <w:t>3</w:t>
      </w:r>
      <w:r w:rsidRPr="003B0052">
        <w:t xml:space="preserve">). </w:t>
      </w:r>
    </w:p>
    <w:p w14:paraId="798F049E" w14:textId="77777777" w:rsidR="008E4F35" w:rsidRPr="002F6666" w:rsidRDefault="008E4F35" w:rsidP="008E4F35">
      <w:pPr>
        <w:spacing w:after="240"/>
        <w:jc w:val="both"/>
        <w:rPr>
          <w:i/>
          <w:iCs/>
          <w:lang w:val="en-US"/>
        </w:rPr>
      </w:pPr>
      <w:r>
        <w:rPr>
          <w:i/>
          <w:iCs/>
          <w:lang w:val="en-US"/>
        </w:rPr>
        <w:t>Data</w:t>
      </w:r>
      <w:r w:rsidRPr="002F6666">
        <w:rPr>
          <w:i/>
          <w:iCs/>
          <w:lang w:val="en-US"/>
        </w:rPr>
        <w:t xml:space="preserve"> Analysis</w:t>
      </w:r>
    </w:p>
    <w:p w14:paraId="7EB120B3" w14:textId="77777777" w:rsidR="008E4F35" w:rsidRDefault="008E4F35" w:rsidP="008E4F35">
      <w:pPr>
        <w:spacing w:after="240"/>
        <w:jc w:val="both"/>
      </w:pPr>
      <w:r w:rsidRPr="00471B18">
        <w:t>To evaluate the foraging behaviour of shiners captured across lake and creek habitats seasonally, we estimated the proportion of lake-derived carbon in liver tissues using a two-source stable isotope mixing model</w:t>
      </w:r>
      <w:r>
        <w:t xml:space="preserve"> </w:t>
      </w:r>
      <w:r>
        <w:fldChar w:fldCharType="begin"/>
      </w:r>
      <w:r>
        <w:instrText xml:space="preserve"> ADDIN ZOTERO_ITEM CSL_CITATION {"citationID":"pIwiBioF","properties":{"unsorted":false,"formattedCitation":"(Post 2002)","plainCitation":"(Post 2002)","noteIndex":0},"citationItems":[{"id":"aEkxvgpt/NG1XHfPV","uris":["http://zotero.org/users/local/6gGbWaws/items/324R9G7J"],"itemData":{"id":2799,"type":"article-journal","abstract":"The stable isotopes of nitrogen (δ15N) and carbon (δ13C) provide powerful tools for estimating the trophic positions of and carbon flow to consumers in food webs; however, the isotopic signature of a consumer alone is not generally sufficient to infer trophic position or carbon source without an appropriate isotopic baseline. In this paper, I develop and discuss methods for generating an isotopic baseline and evaluate the assumptions required to estimate the trophic position of consumers using stable isotopes in multiple ecosystem studies. I test the ability of two primary consumers, surface-grazing snails and filter-feeding mussels, to capture the spatial and temporal variation at the base of aquatic food webs. I find that snails reflect the isotopic signature of the base of the littoral food web, mussels reflect the isotopic signature of the pelagic food web, and together they provide a good isotopic baseline for estimating trophic position of secondary or higher trophic level consumers in lake ecosystems. Then, using data from 25 north temperate lakes, I evaluate how δ15N and δ13C of the base of aquatic food webs varies both among lakes and between the littoral and pelagic food webs within lakes. Using data from the literature, I show that the mean trophic fractionation of δ15N is 3.4‰ (1 sd = 1‰) and of δ13C is 0.4‰ (1 sd = 1.3‰), and that both, even though variable, are widely applicable. A sensitivity analysis reveals that estimates of trophic position are very sensitive to assumptions about the trophic fractionation of δ15N, moderately sensitive to different methods for generating an isotopic baseline, and not sensitive to assumptions about the trophic fractionation of δ13C when δ13C is used to estimate the proportion of nitrogen in a consumer derived from two sources. Finally, I compare my recommendations for generating an isotopic baseline to an alternative model proposed by M. J. Vander Zanden and J. B. Rasmussen. With an appropriate isotopic baseline and an appreciation of the underlying assumptions and model sensitivity, stable isotopes can help answer some of the most difficult questions in food web ecology.","container-title":"Ecology","DOI":"10.1890/0012-9658(2002)083[0703:USITET]2.0.CO;2","ISSN":"1939-9170","issue":"3","language":"en","license":"© 2002 by the Ecological Society of America","note":"_eprint: https://esajournals.onlinelibrary.wiley.com/doi/pdf/10.1890/0012-9658%282002%29083%5B0703%3AUSITET%5D2.0.CO%3B2","page":"703-718","source":"Wiley Online Library","title":"Using Stable Isotopes to Estimate Trophic Position: Models, Methods, and Assumptions","title-short":"Using Stable Isotopes to Estimate Trophic Position","volume":"83","author":[{"family":"Post","given":"David M."}],"issued":{"date-parts":[["2002"]]}}}],"schema":"https://github.com/citation-style-language/schema/raw/master/csl-citation.json"} </w:instrText>
      </w:r>
      <w:r>
        <w:fldChar w:fldCharType="separate"/>
      </w:r>
      <w:r>
        <w:rPr>
          <w:noProof/>
        </w:rPr>
        <w:t>(Post 2002)</w:t>
      </w:r>
      <w:r>
        <w:fldChar w:fldCharType="end"/>
      </w:r>
      <w:r>
        <w:t xml:space="preserve">. </w:t>
      </w:r>
      <w:r w:rsidRPr="00471B18">
        <w:t xml:space="preserve">For </w:t>
      </w:r>
      <w:proofErr w:type="gramStart"/>
      <w:r w:rsidRPr="00471B18">
        <w:t>each individual</w:t>
      </w:r>
      <w:proofErr w:type="gramEnd"/>
      <w:r w:rsidRPr="00471B18">
        <w:t xml:space="preserve">, alpha (α; the proportion of assimilated carbon derived from lake </w:t>
      </w:r>
      <w:r>
        <w:t>re</w:t>
      </w:r>
      <w:r w:rsidRPr="00471B18">
        <w:t xml:space="preserve">sources) was calculated from liver tissue </w:t>
      </w:r>
      <w:r w:rsidRPr="003B0052">
        <w:t>δ</w:t>
      </w:r>
      <w:r w:rsidRPr="00DD06A6">
        <w:rPr>
          <w:vertAlign w:val="superscript"/>
        </w:rPr>
        <w:t>13</w:t>
      </w:r>
      <w:r w:rsidRPr="003B0052">
        <w:t>C</w:t>
      </w:r>
      <w:r w:rsidRPr="00471B18">
        <w:t xml:space="preserve"> values using the creek and lake mayfly</w:t>
      </w:r>
      <w:r>
        <w:t xml:space="preserve"> </w:t>
      </w:r>
      <w:r w:rsidRPr="003B0052">
        <w:t>δ</w:t>
      </w:r>
      <w:r w:rsidRPr="00DD06A6">
        <w:rPr>
          <w:vertAlign w:val="superscript"/>
        </w:rPr>
        <w:t>13</w:t>
      </w:r>
      <w:r w:rsidRPr="003B0052">
        <w:t>C</w:t>
      </w:r>
      <w:r w:rsidRPr="00471B18">
        <w:t xml:space="preserve"> baselines as endpoints</w:t>
      </w:r>
      <w:r>
        <w:t>:</w:t>
      </w:r>
    </w:p>
    <w:p w14:paraId="6C40643E" w14:textId="77777777" w:rsidR="008E4F35" w:rsidRDefault="008E4F35" w:rsidP="008E4F35">
      <w:pPr>
        <w:spacing w:after="240"/>
        <w:jc w:val="right"/>
      </w:pPr>
      <m:oMath>
        <m:r>
          <m:rPr>
            <m:sty m:val="p"/>
          </m:rPr>
          <w:rPr>
            <w:rFonts w:ascii="Cambria Math" w:hAnsi="Cambria Math"/>
          </w:rPr>
          <m:t>Proportion lake derived carbon (α)=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 xml:space="preserve">creek </m:t>
                </m:r>
              </m:sub>
            </m:sSub>
          </m:num>
          <m:den>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lake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creek</m:t>
                </m:r>
              </m:sub>
            </m:sSub>
          </m:den>
        </m:f>
      </m:oMath>
      <w:r>
        <w:tab/>
      </w:r>
      <w:r>
        <w:tab/>
      </w:r>
      <w:r w:rsidRPr="003B0052">
        <w:t>(1)</w:t>
      </w:r>
      <w:r>
        <w:t>,</w:t>
      </w:r>
    </w:p>
    <w:p w14:paraId="7D528A0B" w14:textId="77777777" w:rsidR="008E4F35" w:rsidRDefault="008E4F35" w:rsidP="008E4F35">
      <w:pPr>
        <w:spacing w:after="240"/>
        <w:jc w:val="both"/>
      </w:pPr>
      <w:r w:rsidRPr="00471B18">
        <w:t xml:space="preserve">with estimates constrained between </w:t>
      </w:r>
      <w:r>
        <w:t xml:space="preserve">zero and one, with zero representing no carbon derived from lake resources and one representing carbon fully derived from lake resources. </w:t>
      </w:r>
    </w:p>
    <w:p w14:paraId="6286BB02" w14:textId="77777777" w:rsidR="008E4F35" w:rsidRDefault="008E4F35" w:rsidP="008E4F35">
      <w:pPr>
        <w:spacing w:after="240"/>
        <w:jc w:val="both"/>
      </w:pPr>
      <w:r w:rsidRPr="00471B18">
        <w:t>Trophic position was then estimated for each individual using the α value derived from Equation 1, in which the baseline δ</w:t>
      </w:r>
      <w:r w:rsidRPr="00471B18">
        <w:rPr>
          <w:vertAlign w:val="superscript"/>
        </w:rPr>
        <w:t>15</w:t>
      </w:r>
      <w:r w:rsidRPr="00471B18">
        <w:t>N was calculated as a weighted average of the creek and lake mayfly</w:t>
      </w:r>
      <w:r>
        <w:t xml:space="preserve"> </w:t>
      </w:r>
      <w:r w:rsidRPr="00471B18">
        <w:t>δ</w:t>
      </w:r>
      <w:r w:rsidRPr="00471B18">
        <w:rPr>
          <w:vertAlign w:val="superscript"/>
        </w:rPr>
        <w:t>15</w:t>
      </w:r>
      <w:r w:rsidRPr="00471B18">
        <w:t xml:space="preserve">N values proportional to each individual’s estimated lake-derived carbon </w:t>
      </w:r>
      <w:proofErr w:type="gramStart"/>
      <w:r w:rsidRPr="00471B18">
        <w:t>contribution</w:t>
      </w:r>
      <w:proofErr w:type="gramEnd"/>
      <w:r w:rsidRPr="00471B18">
        <w:t xml:space="preserve"> </w:t>
      </w:r>
    </w:p>
    <w:p w14:paraId="65C13509" w14:textId="77777777" w:rsidR="008E4F35" w:rsidRDefault="008E4F35" w:rsidP="008E4F35">
      <w:pPr>
        <w:spacing w:after="240"/>
        <w:jc w:val="right"/>
      </w:pPr>
      <m:oMath>
        <m:r>
          <m:rPr>
            <m:sty m:val="p"/>
          </m:rPr>
          <w:rPr>
            <w:rFonts w:ascii="Cambria Math" w:hAnsi="Cambria Math"/>
          </w:rPr>
          <m:t>Trophic Position =2+</m:t>
        </m:r>
        <m:d>
          <m:dPr>
            <m:begChr m:val="["/>
            <m:endChr m:val="]"/>
            <m:ctrlPr>
              <w:rPr>
                <w:rFonts w:ascii="Cambria Math" w:hAnsi="Cambria Math"/>
              </w:rPr>
            </m:ctrlPr>
          </m:dPr>
          <m:e>
            <m:r>
              <m:rPr>
                <m:sty m:val="p"/>
              </m:rPr>
              <w:rPr>
                <w:rFonts w:ascii="Cambria Math" w:hAnsi="Cambria Math"/>
              </w:rPr>
              <m:t>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creek</m:t>
                    </m:r>
                  </m:sub>
                </m:sSub>
              </m:num>
              <m:den>
                <m:r>
                  <w:rPr>
                    <w:rFonts w:ascii="Cambria Math" w:hAnsi="Cambria Math"/>
                  </w:rPr>
                  <m:t>3.4</m:t>
                </m:r>
              </m:den>
            </m:f>
            <m:r>
              <w:rPr>
                <w:rFonts w:ascii="Cambria Math" w:hAnsi="Cambria Math"/>
              </w:rPr>
              <m:t xml:space="preserve">+ </m:t>
            </m:r>
            <m:d>
              <m:dPr>
                <m:ctrlPr>
                  <w:rPr>
                    <w:rFonts w:ascii="Cambria Math" w:hAnsi="Cambria Math"/>
                    <w:i/>
                  </w:rPr>
                </m:ctrlPr>
              </m:dPr>
              <m:e>
                <m:r>
                  <w:rPr>
                    <w:rFonts w:ascii="Cambria Math" w:hAnsi="Cambria Math"/>
                  </w:rPr>
                  <m:t>1-</m:t>
                </m:r>
                <m:r>
                  <m:rPr>
                    <m:sty m:val="p"/>
                  </m:rPr>
                  <w:rPr>
                    <w:rFonts w:ascii="Cambria Math" w:hAnsi="Cambria Math"/>
                  </w:rPr>
                  <m:t>α</m:t>
                </m:r>
                <m:ctrlPr>
                  <w:rPr>
                    <w:rFonts w:ascii="Cambria Math" w:hAnsi="Cambria Math"/>
                  </w:rPr>
                </m:ctrlPr>
              </m:e>
            </m:d>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lake</m:t>
                    </m:r>
                  </m:sub>
                </m:sSub>
              </m:num>
              <m:den>
                <m:r>
                  <w:rPr>
                    <w:rFonts w:ascii="Cambria Math" w:hAnsi="Cambria Math"/>
                  </w:rPr>
                  <m:t>3.4</m:t>
                </m:r>
              </m:den>
            </m:f>
          </m:e>
        </m:d>
        <m:r>
          <w:rPr>
            <w:rFonts w:ascii="Cambria Math" w:hAnsi="Cambria Math"/>
          </w:rPr>
          <m:t xml:space="preserve">  </m:t>
        </m:r>
      </m:oMath>
      <w:r>
        <w:tab/>
        <w:t>(2)</w:t>
      </w:r>
      <w:r>
        <w:t>.</w:t>
      </w:r>
    </w:p>
    <w:p w14:paraId="401C7708" w14:textId="60450A82" w:rsidR="008E4F35" w:rsidRDefault="008E4F35" w:rsidP="008E4F35">
      <w:pPr>
        <w:spacing w:after="240"/>
        <w:jc w:val="both"/>
      </w:pPr>
      <w:r w:rsidRPr="00471B18">
        <w:t>A trophic fractionation factor of 3.4</w:t>
      </w:r>
      <w:r>
        <w:t>%</w:t>
      </w:r>
      <w:r w:rsidRPr="00471B18">
        <w:t xml:space="preserve"> per trophic level was assumed throughout</w:t>
      </w:r>
      <w:r>
        <w:t xml:space="preserve"> </w:t>
      </w:r>
      <w:r>
        <w:fldChar w:fldCharType="begin"/>
      </w:r>
      <w:r>
        <w:instrText xml:space="preserve"> ADDIN ZOTERO_ITEM CSL_CITATION {"citationID":"3vt03m2p","properties":{"unsorted":false,"formattedCitation":"(Post 2002)","plainCitation":"(Post 2002)","noteIndex":0},"citationItems":[{"id":"aEkxvgpt/NG1XHfPV","uris":["http://zotero.org/users/local/6gGbWaws/items/324R9G7J"],"itemData":{"id":2799,"type":"article-journal","abstract":"The stable isotopes of nitrogen (δ15N) and carbon (δ13C) provide powerful tools for estimating the trophic positions of and carbon flow to consumers in food webs; however, the isotopic signature of a consumer alone is not generally sufficient to infer trophic position or carbon source without an appropriate isotopic baseline. In this paper, I develop and discuss methods for generating an isotopic baseline and evaluate the assumptions required to estimate the trophic position of consumers using stable isotopes in multiple ecosystem studies. I test the ability of two primary consumers, surface-grazing snails and filter-feeding mussels, to capture the spatial and temporal variation at the base of aquatic food webs. I find that snails reflect the isotopic signature of the base of the littoral food web, mussels reflect the isotopic signature of the pelagic food web, and together they provide a good isotopic baseline for estimating trophic position of secondary or higher trophic level consumers in lake ecosystems. Then, using data from 25 north temperate lakes, I evaluate how δ15N and δ13C of the base of aquatic food webs varies both among lakes and between the littoral and pelagic food webs within lakes. Using data from the literature, I show that the mean trophic fractionation of δ15N is 3.4‰ (1 sd = 1‰) and of δ13C is 0.4‰ (1 sd = 1.3‰), and that both, even though variable, are widely applicable. A sensitivity analysis reveals that estimates of trophic position are very sensitive to assumptions about the trophic fractionation of δ15N, moderately sensitive to different methods for generating an isotopic baseline, and not sensitive to assumptions about the trophic fractionation of δ13C when δ13C is used to estimate the proportion of nitrogen in a consumer derived from two sources. Finally, I compare my recommendations for generating an isotopic baseline to an alternative model proposed by M. J. Vander Zanden and J. B. Rasmussen. With an appropriate isotopic baseline and an appreciation of the underlying assumptions and model sensitivity, stable isotopes can help answer some of the most difficult questions in food web ecology.","container-title":"Ecology","DOI":"10.1890/0012-9658(2002)083[0703:USITET]2.0.CO;2","ISSN":"1939-9170","issue":"3","language":"en","license":"© 2002 by the Ecological Society of America","note":"_eprint: https://esajournals.onlinelibrary.wiley.com/doi/pdf/10.1890/0012-9658%282002%29083%5B0703%3AUSITET%5D2.0.CO%3B2","page":"703-718","source":"Wiley Online Library","title":"Using Stable Isotopes to Estimate Trophic Position: Models, Methods, and Assumptions","title-short":"Using Stable Isotopes to Estimate Trophic Position","volume":"83","author":[{"family":"Post","given":"David M."}],"issued":{"date-parts":[["2002"]]}}}],"schema":"https://github.com/citation-style-language/schema/raw/master/csl-citation.json"} </w:instrText>
      </w:r>
      <w:r>
        <w:fldChar w:fldCharType="separate"/>
      </w:r>
      <w:r>
        <w:rPr>
          <w:noProof/>
        </w:rPr>
        <w:t>(Post 2002)</w:t>
      </w:r>
      <w:r>
        <w:fldChar w:fldCharType="end"/>
      </w:r>
      <w:r>
        <w:t xml:space="preserve">. Note that we use only mayflies as baselines in our analyses of shiner foraging, as mussels in the creek were heavily enriched in </w:t>
      </w:r>
      <w:r w:rsidRPr="003B0052">
        <w:t>δ</w:t>
      </w:r>
      <w:r w:rsidRPr="00DD06A6">
        <w:rPr>
          <w:vertAlign w:val="superscript"/>
        </w:rPr>
        <w:t>15</w:t>
      </w:r>
      <w:r w:rsidRPr="003B0052">
        <w:t>N</w:t>
      </w:r>
      <w:r>
        <w:t xml:space="preserve">, </w:t>
      </w:r>
      <w:r w:rsidR="00F96B8C">
        <w:t>which may be due</w:t>
      </w:r>
      <w:r>
        <w:t xml:space="preserve"> to white sucker (</w:t>
      </w:r>
      <w:r w:rsidRPr="00814D4A">
        <w:rPr>
          <w:i/>
          <w:iCs/>
        </w:rPr>
        <w:t xml:space="preserve">Catostomus </w:t>
      </w:r>
      <w:proofErr w:type="spellStart"/>
      <w:r w:rsidRPr="00814D4A">
        <w:rPr>
          <w:i/>
          <w:iCs/>
        </w:rPr>
        <w:t>commersonii</w:t>
      </w:r>
      <w:proofErr w:type="spellEnd"/>
      <w:r>
        <w:t xml:space="preserve">) spawning over mussel beds in the creek habitat and the consumption </w:t>
      </w:r>
      <w:r w:rsidR="00F96B8C">
        <w:t xml:space="preserve">of sucker excrements </w:t>
      </w:r>
      <w:r>
        <w:t>by filter feeding mussels (C. A. Ward personal observation; Figure S2</w:t>
      </w:r>
      <w:r w:rsidR="00F96B8C">
        <w:t xml:space="preserve">; </w:t>
      </w:r>
      <w:r w:rsidR="00F96B8C" w:rsidRPr="00F96B8C">
        <w:rPr>
          <w:highlight w:val="yellow"/>
        </w:rPr>
        <w:t>REFS</w:t>
      </w:r>
      <w:r>
        <w:t>).</w:t>
      </w:r>
    </w:p>
    <w:p w14:paraId="1F0F42CD" w14:textId="44187C71" w:rsidR="008E4F35" w:rsidRDefault="008E4F35" w:rsidP="008E4F35">
      <w:pPr>
        <w:jc w:val="both"/>
      </w:pPr>
      <w:r>
        <w:t>To estimate d</w:t>
      </w:r>
      <w:r w:rsidRPr="00B23F05">
        <w:t xml:space="preserve">ifferences in </w:t>
      </w:r>
      <w:r>
        <w:t xml:space="preserve">liver </w:t>
      </w:r>
      <w:r w:rsidRPr="00B23F05">
        <w:t>isotopic</w:t>
      </w:r>
      <w:r>
        <w:t xml:space="preserve"> </w:t>
      </w:r>
      <w:r w:rsidRPr="00B23F05">
        <w:t>composition</w:t>
      </w:r>
      <w:r>
        <w:t xml:space="preserve"> (</w:t>
      </w:r>
      <w:r w:rsidRPr="003B0052">
        <w:t>δ</w:t>
      </w:r>
      <w:r w:rsidRPr="00DD06A6">
        <w:rPr>
          <w:vertAlign w:val="superscript"/>
        </w:rPr>
        <w:t>13</w:t>
      </w:r>
      <w:r w:rsidRPr="003B0052">
        <w:t>C</w:t>
      </w:r>
      <w:r>
        <w:t xml:space="preserve">, </w:t>
      </w:r>
      <w:r w:rsidRPr="003B0052">
        <w:t>δ</w:t>
      </w:r>
      <w:r w:rsidRPr="00DD06A6">
        <w:rPr>
          <w:vertAlign w:val="superscript"/>
        </w:rPr>
        <w:t>15</w:t>
      </w:r>
      <w:r w:rsidRPr="003B0052">
        <w:t>N</w:t>
      </w:r>
      <w:r>
        <w:t>)</w:t>
      </w:r>
      <w:r w:rsidRPr="00B23F05">
        <w:t xml:space="preserve"> and derived isotopic metrics </w:t>
      </w:r>
      <w:r>
        <w:t>(proportion of lake derived carbon (</w:t>
      </w:r>
      <w:r w:rsidRPr="00471B18">
        <w:t>α</w:t>
      </w:r>
      <w:r>
        <w:t xml:space="preserve">), trophic position) for baselines and shiners, we used generalized </w:t>
      </w:r>
      <w:r w:rsidRPr="00B23F05">
        <w:t>linear models</w:t>
      </w:r>
      <w:r>
        <w:t xml:space="preserve">. Raw isotope models and trophic position used a gaussian family while we used a beta family for proportion of lake derived carbon from the </w:t>
      </w:r>
      <w:proofErr w:type="spellStart"/>
      <w:r>
        <w:t>glmmTMB</w:t>
      </w:r>
      <w:proofErr w:type="spellEnd"/>
      <w:r>
        <w:t xml:space="preserve"> package to appropriately handle this type of data (i.e., continuous proportion bounded between 0 and 1) (package Reference…). </w:t>
      </w:r>
      <w:r w:rsidRPr="00B23F05">
        <w:t xml:space="preserve"> </w:t>
      </w:r>
      <w:r>
        <w:t>All</w:t>
      </w:r>
      <w:r w:rsidRPr="00B23F05">
        <w:t xml:space="preserve"> models were fitted with season, capture location, and </w:t>
      </w:r>
      <w:r>
        <w:t>tested for an</w:t>
      </w:r>
      <w:r w:rsidRPr="00B23F05">
        <w:t xml:space="preserve"> interaction </w:t>
      </w:r>
      <w:r>
        <w:t xml:space="preserve">between season and capture location using a Type III analysis of deviance test using the </w:t>
      </w:r>
      <w:proofErr w:type="spellStart"/>
      <w:r>
        <w:t>Anova</w:t>
      </w:r>
      <w:proofErr w:type="spellEnd"/>
      <w:r>
        <w:t xml:space="preserve">() function </w:t>
      </w:r>
      <w:r w:rsidRPr="00DE0B94">
        <w:t>from</w:t>
      </w:r>
      <w:r>
        <w:t xml:space="preserve"> </w:t>
      </w:r>
      <w:r w:rsidRPr="00DE0B94">
        <w:t>the</w:t>
      </w:r>
      <w:r>
        <w:t xml:space="preserve"> </w:t>
      </w:r>
      <w:r w:rsidRPr="00DE0B94">
        <w:t>car</w:t>
      </w:r>
      <w:r>
        <w:rPr>
          <w:i/>
          <w:iCs/>
        </w:rPr>
        <w:t xml:space="preserve"> </w:t>
      </w:r>
      <w:r>
        <w:t xml:space="preserve">package </w:t>
      </w:r>
      <w:r>
        <w:fldChar w:fldCharType="begin"/>
      </w:r>
      <w:r>
        <w:instrText xml:space="preserve"> ADDIN ZOTERO_ITEM CSL_CITATION {"citationID":"CD2bAIAe","properties":{"unsorted":false,"formattedCitation":"(Fox and Weisberg 2019)","plainCitation":"(Fox and Weisberg 2019)","noteIndex":0},"citationItems":[{"id":"aEkxvgpt/kJcTvbXr","uris":["http://zotero.org/users/local/6gGbWaws/items/LN6IJVNK"],"itemData":{"id":3890,"type":"article-journal","publisher":"Sage","publisher-place":"Thousand Oaks CA","title":"An R Companion to Applied Regression, Third edition","author":[{"family":"Fox","given":"John"},{"family":"Weisberg","given":"Sanford"}],"issued":{"date-parts":[["2019"]]}}}],"schema":"https://github.com/citation-style-language/schema/raw/master/csl-citation.json"} </w:instrText>
      </w:r>
      <w:r>
        <w:fldChar w:fldCharType="separate"/>
      </w:r>
      <w:r>
        <w:t>(Fox and Weisberg 2019)</w:t>
      </w:r>
      <w:r>
        <w:fldChar w:fldCharType="end"/>
      </w:r>
      <w:r>
        <w:t xml:space="preserve">. Model estimated marginal means were produced using the </w:t>
      </w:r>
      <w:proofErr w:type="spellStart"/>
      <w:r>
        <w:t>emmeans</w:t>
      </w:r>
      <w:proofErr w:type="spellEnd"/>
      <w:r>
        <w:t xml:space="preserve"> package and pairwise comparisons were tested for significance using a Tukey-adjusted pairwise comparisons between model terms </w:t>
      </w:r>
      <w:r>
        <w:fldChar w:fldCharType="begin"/>
      </w:r>
      <w:r>
        <w:instrText xml:space="preserve"> ADDIN ZOTERO_ITEM CSL_CITATION {"citationID":"4f4Q5aHt","properties":{"unsorted":false,"formattedCitation":"(Lenth et al. 2026)","plainCitation":"(Lenth et al. 2026)","noteIndex":0},"citationItems":[{"id":"aEkxvgpt/eqVi7jfH","uris":["http://zotero.org/users/local/6gGbWaws/items/SSHWXXN2"],"itemData":{"id":3891,"type":"software","title":"Estimated Marginal Means, aka Least-Squares Means","author":[{"family":"Lenth","given":"Russell V."},{"family":"Piaskowski","given":"Julia"},{"family":"Banfai","given":"Balazs"},{"family":"Bolker","given":"Ben"},{"family":"Buerkner","given":"Paul"},{"family":"Giné-Vásquez","given":"Iago"},{"family":"Hervé","given":"Maxime"},{"family":"Jung","given":"Maarten"},{"family":"Love","given":"Jonathon"},{"family":"Miguez","given":"Fernando"},{"family":"RIebl","given":"Hannes"},{"family":"Singmann","given":"Henrik"}],"issued":{"date-parts":[["2026"]]}}}],"schema":"https://github.com/citation-style-language/schema/raw/master/csl-citation.json"} </w:instrText>
      </w:r>
      <w:r>
        <w:fldChar w:fldCharType="separate"/>
      </w:r>
      <w:r>
        <w:rPr>
          <w:noProof/>
        </w:rPr>
        <w:t>(Lenth et al. 2026)</w:t>
      </w:r>
      <w:r>
        <w:fldChar w:fldCharType="end"/>
      </w:r>
      <w:r>
        <w:t>. All analyses were done in R Studio (v. 4.4.</w:t>
      </w:r>
      <w:r w:rsidR="00D7394B">
        <w:t>0.</w:t>
      </w:r>
      <w:r>
        <w:t>)</w:t>
      </w:r>
    </w:p>
    <w:p w14:paraId="27828499" w14:textId="77777777" w:rsidR="008E4F35" w:rsidRDefault="008E4F35" w:rsidP="008E4F35">
      <w:pPr>
        <w:jc w:val="both"/>
      </w:pPr>
    </w:p>
    <w:p w14:paraId="5525980E" w14:textId="77777777" w:rsidR="008E4F35" w:rsidRPr="00837F74" w:rsidRDefault="008E4F35" w:rsidP="008E4F35">
      <w:pPr>
        <w:pStyle w:val="Heading3"/>
        <w:jc w:val="both"/>
        <w:rPr>
          <w:color w:val="auto"/>
        </w:rPr>
      </w:pPr>
      <w:r w:rsidRPr="00837F74">
        <w:rPr>
          <w:color w:val="auto"/>
        </w:rPr>
        <w:lastRenderedPageBreak/>
        <w:t xml:space="preserve">Habitat </w:t>
      </w:r>
      <w:r>
        <w:rPr>
          <w:color w:val="auto"/>
        </w:rPr>
        <w:t>U</w:t>
      </w:r>
      <w:r w:rsidRPr="00837F74">
        <w:rPr>
          <w:color w:val="auto"/>
        </w:rPr>
        <w:t xml:space="preserve">se and </w:t>
      </w:r>
      <w:r>
        <w:rPr>
          <w:color w:val="auto"/>
        </w:rPr>
        <w:t>M</w:t>
      </w:r>
      <w:r w:rsidRPr="00837F74">
        <w:rPr>
          <w:color w:val="auto"/>
        </w:rPr>
        <w:t xml:space="preserve">ovement </w:t>
      </w:r>
    </w:p>
    <w:p w14:paraId="1E472CF3" w14:textId="77777777" w:rsidR="008E4F35" w:rsidRPr="003B0052" w:rsidRDefault="008E4F35" w:rsidP="008E4F35">
      <w:pPr>
        <w:spacing w:before="240" w:after="240"/>
        <w:jc w:val="both"/>
      </w:pPr>
      <w:r w:rsidRPr="003B0052">
        <w:t>Acoustic telemetry was used to track the habitat use and movement of shiners between the lake and creek. Due to a limited number of tags and to minimize variability in movement patterns across species, tagging efforts focused exclusively on golden shiners (</w:t>
      </w:r>
      <w:proofErr w:type="spellStart"/>
      <w:r w:rsidRPr="003B0052">
        <w:rPr>
          <w:i/>
          <w:iCs/>
        </w:rPr>
        <w:t>Notemigonus</w:t>
      </w:r>
      <w:proofErr w:type="spellEnd"/>
      <w:r w:rsidRPr="003B0052">
        <w:rPr>
          <w:i/>
          <w:iCs/>
        </w:rPr>
        <w:t xml:space="preserve"> </w:t>
      </w:r>
      <w:proofErr w:type="spellStart"/>
      <w:r w:rsidRPr="003B0052">
        <w:rPr>
          <w:i/>
          <w:iCs/>
        </w:rPr>
        <w:t>crysoleucas</w:t>
      </w:r>
      <w:proofErr w:type="spellEnd"/>
      <w:r w:rsidRPr="003B0052">
        <w:t xml:space="preserve">). A total of </w:t>
      </w:r>
      <w:r>
        <w:t>55</w:t>
      </w:r>
      <w:r w:rsidRPr="003B0052">
        <w:t xml:space="preserve"> individuals were surgically implanted with acoustic transmitters (V6-180 kHz; </w:t>
      </w:r>
      <w:proofErr w:type="spellStart"/>
      <w:r w:rsidRPr="003B0052">
        <w:t>Innovasea</w:t>
      </w:r>
      <w:proofErr w:type="spellEnd"/>
      <w:r w:rsidRPr="003B0052">
        <w:t xml:space="preserve">, Halifax, Nova Scotia). </w:t>
      </w:r>
      <w:r w:rsidRPr="003B0052">
        <w:rPr>
          <w:lang w:val="en-US"/>
        </w:rPr>
        <w:t xml:space="preserve">Transmitters measured 15 mm in length, 6 mm in diameter, weighed 0.5 g in water, and emitted at ~146 </w:t>
      </w:r>
      <w:proofErr w:type="spellStart"/>
      <w:r w:rsidRPr="003B0052">
        <w:rPr>
          <w:lang w:val="en-US"/>
        </w:rPr>
        <w:t>dB.</w:t>
      </w:r>
      <w:proofErr w:type="spellEnd"/>
      <w:r w:rsidRPr="003B0052">
        <w:rPr>
          <w:lang w:val="en-US"/>
        </w:rPr>
        <w:t xml:space="preserve"> Each transmitter carried a unique identifier and was programmed with one of three nominal ping interval ranges</w:t>
      </w:r>
      <w:r w:rsidRPr="003B0052">
        <w:t>.</w:t>
      </w:r>
      <w:r w:rsidRPr="003B0052">
        <w:rPr>
          <w:lang w:val="en-US"/>
        </w:rPr>
        <w:t xml:space="preserve"> 10 fish received tags with slower intervals of 130–230 s, 5 fish received faster tags with intervals of 33–57 s, and the majority (</w:t>
      </w:r>
      <w:r>
        <w:rPr>
          <w:lang w:val="en-US"/>
        </w:rPr>
        <w:t>40</w:t>
      </w:r>
      <w:r w:rsidRPr="003B0052">
        <w:rPr>
          <w:lang w:val="en-US"/>
        </w:rPr>
        <w:t xml:space="preserve"> fish) </w:t>
      </w:r>
      <w:r w:rsidRPr="003B0052">
        <w:t>received</w:t>
      </w:r>
      <w:r w:rsidRPr="003B0052">
        <w:rPr>
          <w:lang w:val="en-US"/>
        </w:rPr>
        <w:t xml:space="preserve"> tags with intermediate intervals of 80–160 s. Tagged shiners averaged 154 ± 10 mm in total length and 35 ± 8 g in weight, with transmitters representing ≤ 2% of body mass in water.</w:t>
      </w:r>
      <w:r>
        <w:rPr>
          <w:lang w:val="en-US"/>
        </w:rPr>
        <w:t xml:space="preserve"> </w:t>
      </w:r>
      <w:r w:rsidRPr="00FF164F">
        <w:rPr>
          <w:lang w:val="en-US"/>
        </w:rPr>
        <w:t>Given a tag battery life of approximately two months</w:t>
      </w:r>
      <w:r>
        <w:rPr>
          <w:lang w:val="en-US"/>
        </w:rPr>
        <w:t xml:space="preserve"> for </w:t>
      </w:r>
      <w:proofErr w:type="gramStart"/>
      <w:r>
        <w:rPr>
          <w:lang w:val="en-US"/>
        </w:rPr>
        <w:t>the majority of</w:t>
      </w:r>
      <w:proofErr w:type="gramEnd"/>
      <w:r>
        <w:rPr>
          <w:lang w:val="en-US"/>
        </w:rPr>
        <w:t xml:space="preserve"> tags</w:t>
      </w:r>
      <w:r w:rsidRPr="00FF164F">
        <w:rPr>
          <w:lang w:val="en-US"/>
        </w:rPr>
        <w:t xml:space="preserve">, fish were tagged in successive cohorts across multiple seasons to ensure temporal coverage throughout the study period. Tags were implanted </w:t>
      </w:r>
      <w:r>
        <w:rPr>
          <w:lang w:val="en-US"/>
        </w:rPr>
        <w:t>in</w:t>
      </w:r>
      <w:r w:rsidRPr="00FF164F">
        <w:rPr>
          <w:lang w:val="en-US"/>
        </w:rPr>
        <w:t xml:space="preserve"> spring, summer, and fall of 2023 </w:t>
      </w:r>
      <w:r>
        <w:rPr>
          <w:lang w:val="en-US"/>
        </w:rPr>
        <w:t>to 2025</w:t>
      </w:r>
      <w:r w:rsidRPr="00FF164F">
        <w:rPr>
          <w:lang w:val="en-US"/>
        </w:rPr>
        <w:t>, and fish were monitored from October 2023 through September 2025</w:t>
      </w:r>
      <w:r>
        <w:rPr>
          <w:lang w:val="en-US"/>
        </w:rPr>
        <w:t xml:space="preserve"> (see Figure S6 for abacus plot of tagged shiner detections through time)</w:t>
      </w:r>
      <w:r w:rsidRPr="00FF164F">
        <w:rPr>
          <w:lang w:val="en-US"/>
        </w:rPr>
        <w:t>.</w:t>
      </w:r>
    </w:p>
    <w:p w14:paraId="2B943447" w14:textId="77777777" w:rsidR="008E4F35" w:rsidRPr="003B0052" w:rsidRDefault="008E4F35" w:rsidP="008E4F35">
      <w:pPr>
        <w:spacing w:after="240"/>
        <w:jc w:val="both"/>
      </w:pPr>
      <w:r w:rsidRPr="003B0052">
        <w:t>Fish were captured with trap nets and held in aerated lake water for approximately 15 minutes prior to surgery. Anesthesia was induced in buffered MS-222 (100 mg L</w:t>
      </w:r>
      <w:r>
        <w:rPr>
          <w:vertAlign w:val="superscript"/>
        </w:rPr>
        <w:t>-1</w:t>
      </w:r>
      <w:r w:rsidRPr="003B0052">
        <w:t xml:space="preserve">) until loss of equilibrium and no response to caudal pinch. During surgery, fish were placed in a cradle lined with </w:t>
      </w:r>
      <w:r>
        <w:t xml:space="preserve">neoprene </w:t>
      </w:r>
      <w:r w:rsidRPr="003B0052">
        <w:t>and irrigated over the gills with maintenance anesthetic (</w:t>
      </w:r>
      <w:r w:rsidRPr="003B0052">
        <w:rPr>
          <w:lang w:val="en-US"/>
        </w:rPr>
        <w:t>45</w:t>
      </w:r>
      <w:r w:rsidRPr="003B0052">
        <w:t xml:space="preserve"> mg L</w:t>
      </w:r>
      <w:r>
        <w:rPr>
          <w:vertAlign w:val="superscript"/>
        </w:rPr>
        <w:t>-1</w:t>
      </w:r>
      <w:r w:rsidRPr="003B0052">
        <w:t>). A 6–8 mm ventral midline incision anterior to the pelvic girdle was made, and transmitters were inserted into the intracoelomic cavity. Incisions were closed with 1–2 surgical sutures using 5-0 absorbable monofilament. Instruments were disinfected with</w:t>
      </w:r>
      <w:r w:rsidRPr="003B0052">
        <w:rPr>
          <w:lang w:val="en-US"/>
        </w:rPr>
        <w:t xml:space="preserve"> 10%</w:t>
      </w:r>
      <w:r w:rsidRPr="003B0052">
        <w:t xml:space="preserve"> </w:t>
      </w:r>
      <w:r w:rsidRPr="003B0052">
        <w:rPr>
          <w:lang w:val="en-US"/>
        </w:rPr>
        <w:t>povidone-iodine</w:t>
      </w:r>
      <w:r w:rsidRPr="003B0052">
        <w:t xml:space="preserve"> prior to each surgery. Surgeries lasted ~3-6 min, and fish typically recovered </w:t>
      </w:r>
      <w:r>
        <w:t>(</w:t>
      </w:r>
      <w:r w:rsidRPr="003B0052">
        <w:t>normal posture and swimming were observe</w:t>
      </w:r>
      <w:r>
        <w:t xml:space="preserve">d) </w:t>
      </w:r>
      <w:r w:rsidRPr="003B0052">
        <w:t xml:space="preserve">in aerated tanks within </w:t>
      </w:r>
      <w:r>
        <w:t>10</w:t>
      </w:r>
      <w:r w:rsidRPr="003B0052">
        <w:t>–</w:t>
      </w:r>
      <w:r>
        <w:t xml:space="preserve">12 </w:t>
      </w:r>
      <w:r w:rsidRPr="003B0052">
        <w:t>min</w:t>
      </w:r>
      <w:r>
        <w:t>utes. After recovery, fish</w:t>
      </w:r>
      <w:r w:rsidRPr="003B0052">
        <w:t xml:space="preserve"> were released at their site of capture</w:t>
      </w:r>
      <w:r>
        <w:t xml:space="preserve">. </w:t>
      </w:r>
    </w:p>
    <w:p w14:paraId="6FA66500" w14:textId="77777777" w:rsidR="008E4F35" w:rsidRPr="003B0052" w:rsidRDefault="008E4F35" w:rsidP="008E4F35">
      <w:pPr>
        <w:spacing w:after="240"/>
        <w:jc w:val="both"/>
      </w:pPr>
      <w:r w:rsidRPr="003B0052">
        <w:rPr>
          <w:lang w:val="en-US"/>
        </w:rPr>
        <w:t xml:space="preserve">The receiver array consisted of 30 omnidirectional </w:t>
      </w:r>
      <w:proofErr w:type="spellStart"/>
      <w:r w:rsidRPr="003B0052">
        <w:rPr>
          <w:lang w:val="en-US"/>
        </w:rPr>
        <w:t>Innovasea</w:t>
      </w:r>
      <w:proofErr w:type="spellEnd"/>
      <w:r w:rsidRPr="003B0052">
        <w:rPr>
          <w:lang w:val="en-US"/>
        </w:rPr>
        <w:t xml:space="preserve"> receivers (VR2W, 69 kHz) deployed to cover </w:t>
      </w:r>
      <w:r w:rsidRPr="003B0052">
        <w:t xml:space="preserve">the interface of </w:t>
      </w:r>
      <w:r w:rsidRPr="003B0052">
        <w:rPr>
          <w:lang w:val="en-US"/>
        </w:rPr>
        <w:t>Sproule Bay and Costello Creek</w:t>
      </w:r>
      <w:r w:rsidRPr="003B0052">
        <w:t xml:space="preserve"> (Figure 2)</w:t>
      </w:r>
      <w:r w:rsidRPr="003B0052">
        <w:rPr>
          <w:lang w:val="en-US"/>
        </w:rPr>
        <w:t xml:space="preserve">. Receivers were moored 1–2 m above the lake or creek bottom with subsurface floats and anchors and were positioned to provide overlapping coverage across the habitat boundary. </w:t>
      </w:r>
      <w:r w:rsidRPr="003B0052">
        <w:t>Receivers</w:t>
      </w:r>
      <w:r w:rsidRPr="003B0052">
        <w:rPr>
          <w:lang w:val="en-US"/>
        </w:rPr>
        <w:t xml:space="preserve"> were inspected and serviced in September 2023 prior to the start of telemetry monitoring. </w:t>
      </w:r>
      <w:r w:rsidRPr="003B0052">
        <w:t>Range tests were conducted on two receivers per habitat</w:t>
      </w:r>
      <w:r>
        <w:t xml:space="preserve"> (lake or creek)</w:t>
      </w:r>
      <w:r w:rsidRPr="003B0052">
        <w:t xml:space="preserve"> to determine detection range in the different locations. To evaluate detection range in different habitats, drift tests were conducted on two receivers in each habitat type, including the transition zone between the lake and creek. On average, receivers in the lake detected transmitters at distances up to ~200 m, those in the creek up to ~65 m, and those in the transition zone up to ~100 m. When transmitters were placed directly within dense vegetation or behind creek meanders, detections were not made, indicating that detection probability was </w:t>
      </w:r>
      <w:r>
        <w:t xml:space="preserve">significantly </w:t>
      </w:r>
      <w:r w:rsidRPr="003B0052">
        <w:t>higher for fish occupying lake habitats than creek habitats.</w:t>
      </w:r>
    </w:p>
    <w:p w14:paraId="5D7DAFB4" w14:textId="77777777" w:rsidR="008E4F35" w:rsidRDefault="008E4F35" w:rsidP="008E4F35">
      <w:pPr>
        <w:spacing w:after="240"/>
        <w:jc w:val="both"/>
      </w:pPr>
      <w:r w:rsidRPr="003D472F">
        <w:rPr>
          <w:lang w:val="en-US"/>
        </w:rPr>
        <w:t xml:space="preserve">Raw detections were filtered to remove false codes and duplicates (&lt;60 s apart for the same fish). </w:t>
      </w:r>
      <w:r w:rsidRPr="003D472F">
        <w:t>Analyses were restricted to fish detected post-release (</w:t>
      </w:r>
      <w:r w:rsidRPr="00671642">
        <w:rPr>
          <w:i/>
          <w:iCs/>
        </w:rPr>
        <w:t>n</w:t>
      </w:r>
      <w:r w:rsidRPr="003D472F">
        <w:rPr>
          <w:i/>
          <w:iCs/>
        </w:rPr>
        <w:t xml:space="preserve"> </w:t>
      </w:r>
      <w:r w:rsidRPr="003D472F">
        <w:t xml:space="preserve">= </w:t>
      </w:r>
      <w:r>
        <w:t>46</w:t>
      </w:r>
      <w:r w:rsidRPr="003D472F">
        <w:t xml:space="preserve">). </w:t>
      </w:r>
      <w:r>
        <w:t>Two</w:t>
      </w:r>
      <w:r w:rsidRPr="003D472F">
        <w:t xml:space="preserve"> tagged individuals that remained within detection range of a single receiver for the duration of their detection history were </w:t>
      </w:r>
      <w:r w:rsidRPr="003D472F">
        <w:lastRenderedPageBreak/>
        <w:t>excluded from the final dataset, as this pattern is consistent with post-release mortality</w:t>
      </w:r>
      <w:r>
        <w:t xml:space="preserve"> </w:t>
      </w:r>
      <w:r>
        <w:fldChar w:fldCharType="begin"/>
      </w:r>
      <w:r>
        <w:instrText xml:space="preserve"> ADDIN ZOTERO_ITEM CSL_CITATION {"citationID":"pjTjI0b6","properties":{"unsorted":false,"formattedCitation":"(Klinard and Matley 2020)","plainCitation":"(Klinard and Matley 2020)","dontUpdate":true,"noteIndex":0},"citationItems":[{"id":"aEkxvgpt/J3QOLUCe","uris":["http://zotero.org/users/local/6gGbWaws/items/YDWKDGGV"],"itemData":{"id":3892,"type":"article-journal","abstract":"Neglecting to account for the mortality of study animals in ecological research has the potential to lead to biased interpretation of behaviour. Considering the widespread use of acoustic telemetry to track the presence and movements of aquatic animals, if mortality is not appropriately addressed, conservation or management decisions affecting important resources may be distorted. Although mortality can be difficult to identify, it is unclear how frequent mortality is considered or incorporated in acoustic telemetry research, particularly studies relating to the behaviour of tagged animals. The main objective of this review was to characterize if and how mortality was incorporated in recent acoustic telemetry articles published during 2015–2019. For the 640 articles reviewed, criteria used to address mortality were summarized across study and animal types, providing a comprehensive view of ‘mortality consideration’. Also, we discuss the common approaches that have been used in previous studies to incorporate mortality, as well as emerging tools, major concerns, and advice to help guide its inclusion in future work. We found that 50% of ecology/behaviour articles tracking the movements of elasmobranchs, bony fishes, and other aquatic animals did not communicate that mortality was either contemplated, investigated, or integrated into the study. For the studies that did incorporate mortality, 75% identified mortality events equating to an average of ~ 11% of animals tagged in each study. The criteria used to assess mortality varied among study types with horizontal movement, movements between adjacent receiver stations, and direct observation of fate as the most common for ecology/behaviour, mortality/survival, and tagging effects articles, respectively. We conclude that reporting of and methods to assess mortality should be more widespread in acoustic telemetry research, especially since movement ecology is increasingly being used to inform management decisions.","container-title":"Reviews in Fish Biology and Fisheries","DOI":"10.1007/s11160-020-09613-z","ISSN":"1573-5184","issue":"3","journalAbbreviation":"Rev Fish Biol Fisheries","language":"en","page":"485-499","source":"Springer Link","title":"Living until proven dead: addressing mortality in acoustic telemetry research","title-short":"Living until proven dead","volume":"30","author":[{"family":"Klinard","given":"Natalie V."},{"family":"Matley","given":"Jordan K."}],"issued":{"date-parts":[["2020",9,1]]}}}],"schema":"https://github.com/citation-style-language/schema/raw/master/csl-citation.json"} </w:instrText>
      </w:r>
      <w:r>
        <w:fldChar w:fldCharType="separate"/>
      </w:r>
      <w:r>
        <w:rPr>
          <w:noProof/>
        </w:rPr>
        <w:t>(Klinard and Matley 2020</w:t>
      </w:r>
      <w:r>
        <w:fldChar w:fldCharType="end"/>
      </w:r>
      <w:r w:rsidRPr="003D472F">
        <w:t>; transmitter id #</w:t>
      </w:r>
      <w:r w:rsidRPr="00E730D7">
        <w:t>34905</w:t>
      </w:r>
      <w:r>
        <w:t xml:space="preserve"> </w:t>
      </w:r>
      <w:r w:rsidRPr="003D472F">
        <w:t>and #</w:t>
      </w:r>
      <w:r w:rsidRPr="00E730D7">
        <w:t>32999</w:t>
      </w:r>
      <w:r>
        <w:t xml:space="preserve"> </w:t>
      </w:r>
      <w:r w:rsidRPr="003D472F">
        <w:t xml:space="preserve">shown in abacus plot in </w:t>
      </w:r>
      <w:r>
        <w:t>F</w:t>
      </w:r>
      <w:r w:rsidRPr="003D472F">
        <w:t>igure S</w:t>
      </w:r>
      <w:r>
        <w:t>6</w:t>
      </w:r>
      <w:r w:rsidRPr="003D472F">
        <w:t xml:space="preserve">). </w:t>
      </w:r>
      <w:r>
        <w:t xml:space="preserve"> </w:t>
      </w:r>
    </w:p>
    <w:p w14:paraId="39CA6C3A" w14:textId="77777777" w:rsidR="008E4F35" w:rsidRDefault="008E4F35" w:rsidP="008E4F35">
      <w:pPr>
        <w:spacing w:after="240"/>
        <w:jc w:val="both"/>
        <w:rPr>
          <w:lang w:val="en-US"/>
        </w:rPr>
      </w:pPr>
      <w:r w:rsidRPr="003D472F">
        <w:t>For the remaining fish (</w:t>
      </w:r>
      <w:r w:rsidRPr="00671642">
        <w:rPr>
          <w:i/>
          <w:iCs/>
        </w:rPr>
        <w:t>n</w:t>
      </w:r>
      <w:r w:rsidRPr="003D472F">
        <w:t xml:space="preserve"> = 4</w:t>
      </w:r>
      <w:r>
        <w:t>4</w:t>
      </w:r>
      <w:r w:rsidRPr="003D472F">
        <w:t xml:space="preserve">), enriched time series were constructed from the tag-on date (offset by one day to account for variation in release timing) to the tag-off date, which reflected battery life and any “on/off” cycles of transmitters. </w:t>
      </w:r>
      <w:r w:rsidRPr="003D472F">
        <w:rPr>
          <w:lang w:val="en-US"/>
        </w:rPr>
        <w:t xml:space="preserve">To generate continuous </w:t>
      </w:r>
      <w:r w:rsidRPr="003D472F">
        <w:t>time series for fish with active tags</w:t>
      </w:r>
      <w:r w:rsidRPr="003D472F">
        <w:rPr>
          <w:lang w:val="en-US"/>
        </w:rPr>
        <w:t xml:space="preserve">, we constructed an enriched minute-level time series in which a fish’s last known location (lake or creek) was carried forward if no detection occurred during a given minute, but the fish’s tag was active. This approach is used to reduce gaps in </w:t>
      </w:r>
      <w:r>
        <w:rPr>
          <w:lang w:val="en-US"/>
        </w:rPr>
        <w:t xml:space="preserve">the </w:t>
      </w:r>
      <w:r w:rsidRPr="003D472F">
        <w:rPr>
          <w:lang w:val="en-US"/>
        </w:rPr>
        <w:t>movement dataset</w:t>
      </w:r>
      <w:r>
        <w:rPr>
          <w:lang w:val="en-US"/>
        </w:rPr>
        <w:t xml:space="preserve"> given that fish could easily move out of detection range, especially in the creek </w:t>
      </w:r>
      <w:r w:rsidRPr="003D472F">
        <w:rPr>
          <w:lang w:val="en-US"/>
        </w:rPr>
        <w:t>and was justified by the close placement of receivers along the lake–creek boundary</w:t>
      </w:r>
      <w:r>
        <w:rPr>
          <w:lang w:val="en-US"/>
        </w:rPr>
        <w:t xml:space="preserve"> </w:t>
      </w:r>
      <w:r w:rsidRPr="003D472F">
        <w:rPr>
          <w:lang w:val="en-US"/>
        </w:rPr>
        <w:t>which ensured that cross-boundary movements would be captured</w:t>
      </w:r>
      <w:r>
        <w:rPr>
          <w:lang w:val="en-US"/>
        </w:rPr>
        <w:t xml:space="preserve"> </w:t>
      </w:r>
      <w:r>
        <w:rPr>
          <w:lang w:val="en-US"/>
        </w:rPr>
        <w:fldChar w:fldCharType="begin"/>
      </w:r>
      <w:r>
        <w:rPr>
          <w:lang w:val="en-US"/>
        </w:rPr>
        <w:instrText xml:space="preserve"> ADDIN ZOTERO_ITEM CSL_CITATION {"citationID":"ATafZ95O","properties":{"unsorted":false,"formattedCitation":"(Larocque et al. 2025)","plainCitation":"(Larocque et al. 2025)","noteIndex":0},"citationItems":[{"id":"aEkxvgpt/dpCeYfjz","uris":["http://zotero.org/users/local/6gGbWaws/items/TP4KUTAV"],"itemData":{"id":3896,"type":"article-journal","abstract":"Conservation decisions surrounding which fish habitats managers choose to protect and restore are informed by fish habitat models. As acoustic telemetry has allowed for improvements in our ability to directly measure fish positions year-round, so too have there been opportunities to refine and apply fish habitat models. In an area with considerable anthropogenic disturbance, Hamilton Harbour in the Laurentian Great Lakes, we used telemetry-based fish habitat models to identify key habitat variables, compare habitat associations among seasons, and spatially identify the presence distribution of six fish species. Using environmental data and telemetry-based presence–absence from 2016 to 2022, random forest models were developed for each species across seasons. Habitat variables with the highest relative importance across species included fetch, water depth, and percentage cover of submerged aquatic vegetation. The presence probability of each species was spatially predicted for each season within Hamilton Harbour. Generally, species showed a spatial range expansion with greater presence probability in the fall and winter to include parts of the harbor further offshore, and a range contraction in the spring and summer toward the nearshore, sheltered areas, with summer having the most limited habitat availability. Greater habitat suitability was predicted in western Hamilton Harbour for the majority of species, whereas the east end was less suitable and may benefit from habitat restoration. These types of fish habitat models are highly flexible and can be used with a variety of data, not just telemetry, and should be considered as an additional tool for fish habitat and fisheries managers alike.","container-title":"Journal of Fish Biology","DOI":"10.1111/jfb.15899","ISSN":"1095-8649","issue":"5","language":"en","license":"© 2024 His Majesty the King in Right of Canada and The Author(s). Journal of Fish Biology published by John Wiley &amp; Sons Ltd on behalf of Fisheries Society of the British Isles. Reproduced with the permission of the Minister of Fisheries and Oceans Canada.","note":"_eprint: https://onlinelibrary.wiley.com/doi/pdf/10.1111/jfb.15899","page":"1601-1618","source":"Wiley Online Library","title":"Application of telemetry-based fish habitat models to predict spatial habitat availability and inform ecological restoration","volume":"106","author":[{"family":"Larocque","given":"Sarah M."},{"family":"Bzonek","given":"Paul A."},{"family":"Brownscombe","given":"Jacob W."},{"family":"Martin","given":"Gillian K."},{"family":"Brooks","given":"Jill L."},{"family":"Boston","given":"Christine M."},{"family":"Doka","given":"Susan E."},{"family":"Cooke","given":"Steven J."},{"family":"Midwood","given":"Jonathan D."}],"issued":{"date-parts":[["2025"]]}}}],"schema":"https://github.com/citation-style-language/schema/raw/master/csl-citation.json"} </w:instrText>
      </w:r>
      <w:r>
        <w:rPr>
          <w:lang w:val="en-US"/>
        </w:rPr>
        <w:fldChar w:fldCharType="separate"/>
      </w:r>
      <w:r>
        <w:rPr>
          <w:noProof/>
          <w:lang w:val="en-US"/>
        </w:rPr>
        <w:t>(Larocque et al. 2025)</w:t>
      </w:r>
      <w:r>
        <w:rPr>
          <w:lang w:val="en-US"/>
        </w:rPr>
        <w:fldChar w:fldCharType="end"/>
      </w:r>
      <w:r w:rsidRPr="003D472F">
        <w:rPr>
          <w:lang w:val="en-US"/>
        </w:rPr>
        <w:t xml:space="preserve">. </w:t>
      </w:r>
      <w:r w:rsidRPr="003D472F">
        <w:t xml:space="preserve">The </w:t>
      </w:r>
      <w:r w:rsidRPr="003D472F">
        <w:rPr>
          <w:lang w:val="en-US"/>
        </w:rPr>
        <w:t xml:space="preserve">enriched time series </w:t>
      </w:r>
      <w:r>
        <w:t>are</w:t>
      </w:r>
      <w:r w:rsidRPr="003D472F">
        <w:t xml:space="preserve"> shown</w:t>
      </w:r>
      <w:r w:rsidRPr="003D472F">
        <w:rPr>
          <w:lang w:val="en-US"/>
        </w:rPr>
        <w:t xml:space="preserve"> </w:t>
      </w:r>
      <w:r w:rsidRPr="003D472F">
        <w:t xml:space="preserve">for all transmitters through time </w:t>
      </w:r>
      <w:r>
        <w:rPr>
          <w:lang w:val="en-US"/>
        </w:rPr>
        <w:t xml:space="preserve">in </w:t>
      </w:r>
      <w:r w:rsidRPr="003D472F">
        <w:rPr>
          <w:lang w:val="en-US"/>
        </w:rPr>
        <w:t>Fig</w:t>
      </w:r>
      <w:proofErr w:type="spellStart"/>
      <w:r w:rsidRPr="003D472F">
        <w:t>ure</w:t>
      </w:r>
      <w:proofErr w:type="spellEnd"/>
      <w:r w:rsidRPr="003D472F">
        <w:rPr>
          <w:lang w:val="en-US"/>
        </w:rPr>
        <w:t xml:space="preserve"> S</w:t>
      </w:r>
      <w:r>
        <w:rPr>
          <w:lang w:val="en-US"/>
        </w:rPr>
        <w:t>7</w:t>
      </w:r>
      <w:r w:rsidRPr="003D472F">
        <w:rPr>
          <w:lang w:val="en-US"/>
        </w:rPr>
        <w:t xml:space="preserve">. </w:t>
      </w:r>
    </w:p>
    <w:p w14:paraId="25A6ACC3" w14:textId="77777777" w:rsidR="008E4F35" w:rsidRPr="002F6666" w:rsidRDefault="008E4F35" w:rsidP="008E4F35">
      <w:pPr>
        <w:spacing w:after="240"/>
        <w:jc w:val="both"/>
        <w:rPr>
          <w:i/>
          <w:iCs/>
          <w:lang w:val="en-US"/>
        </w:rPr>
      </w:pPr>
      <w:r>
        <w:rPr>
          <w:i/>
          <w:iCs/>
          <w:lang w:val="en-US"/>
        </w:rPr>
        <w:t>Data</w:t>
      </w:r>
      <w:r w:rsidRPr="002F6666">
        <w:rPr>
          <w:i/>
          <w:iCs/>
          <w:lang w:val="en-US"/>
        </w:rPr>
        <w:t xml:space="preserve"> Analysis</w:t>
      </w:r>
    </w:p>
    <w:p w14:paraId="063E7774" w14:textId="3515E6E7" w:rsidR="008E4F35" w:rsidRDefault="008E4F35" w:rsidP="008E4F35">
      <w:pPr>
        <w:spacing w:after="240"/>
        <w:jc w:val="both"/>
      </w:pPr>
      <w:r>
        <w:t xml:space="preserve">To characterize </w:t>
      </w:r>
      <w:proofErr w:type="gramStart"/>
      <w:r>
        <w:t>habitat</w:t>
      </w:r>
      <w:proofErr w:type="gramEnd"/>
      <w:r>
        <w:t xml:space="preserve"> use, we calculated two telemetry-based metrics for each individual within each season, </w:t>
      </w:r>
      <w:r w:rsidR="00D7394B">
        <w:t>habitat</w:t>
      </w:r>
      <w:r>
        <w:t xml:space="preserve"> residency and habitat recurrence. Habitat recurrence was quantified as the number of discrete return events to an individual’s initial detected habitat, defined as cases in which a fish was first detected in one habitat, subsequently exited that habitat, and was later detected there again. </w:t>
      </w:r>
      <w:r w:rsidR="00D7394B">
        <w:t>Habitat</w:t>
      </w:r>
      <w:r w:rsidR="00D7394B">
        <w:t xml:space="preserve"> residency was defined as the proportion of detected minutes within a season during which an individual was inferred to be in the</w:t>
      </w:r>
      <w:r w:rsidR="00D7394B">
        <w:t xml:space="preserve"> habitat in which they were captured and released</w:t>
      </w:r>
      <w:r w:rsidR="00D7394B">
        <w:t xml:space="preserve">, calculated as the number of minutes assigned to the lake divided by the total number of minutes in that season. </w:t>
      </w:r>
      <w:r>
        <w:t xml:space="preserve">Seasons were defined as spring (March 21 to June 20), summer (June 21 to September 20), fall (September 21 to December 20), and winter (December 21 to March 20). Note that winter data were excluded from analyses of </w:t>
      </w:r>
      <w:r w:rsidR="00D7394B">
        <w:t>habitat</w:t>
      </w:r>
      <w:r>
        <w:t xml:space="preserve"> recurrence </w:t>
      </w:r>
      <w:r w:rsidR="00D7394B">
        <w:t xml:space="preserve">and residency </w:t>
      </w:r>
      <w:r>
        <w:t>to maintain consistency with the stable isotope dataset, which did not include winter sampling.</w:t>
      </w:r>
    </w:p>
    <w:p w14:paraId="257962FA" w14:textId="0C69528C" w:rsidR="008E4F35" w:rsidRDefault="008E4F35" w:rsidP="008E4F35">
      <w:pPr>
        <w:spacing w:after="240"/>
        <w:jc w:val="both"/>
      </w:pPr>
      <w:r w:rsidRPr="00526279">
        <w:t xml:space="preserve">Seasonal differences in </w:t>
      </w:r>
      <w:r w:rsidR="001F43CF">
        <w:t>habitat</w:t>
      </w:r>
      <w:r w:rsidRPr="00526279">
        <w:t xml:space="preserve"> </w:t>
      </w:r>
      <w:r>
        <w:t>recurrence</w:t>
      </w:r>
      <w:r w:rsidRPr="00526279">
        <w:t xml:space="preserve"> </w:t>
      </w:r>
      <w:r w:rsidR="001F43CF">
        <w:t xml:space="preserve">and residency </w:t>
      </w:r>
      <w:r w:rsidRPr="00526279">
        <w:t>were analyzed using generalized linear model</w:t>
      </w:r>
      <w:r>
        <w:t xml:space="preserve">s using the </w:t>
      </w:r>
      <w:proofErr w:type="spellStart"/>
      <w:r>
        <w:t>glmmTMB</w:t>
      </w:r>
      <w:proofErr w:type="spellEnd"/>
      <w:r>
        <w:t xml:space="preserve"> package with negative binomial</w:t>
      </w:r>
      <w:r w:rsidR="001F43CF">
        <w:t xml:space="preserve"> and </w:t>
      </w:r>
      <w:r w:rsidR="001F43CF">
        <w:t>beta</w:t>
      </w:r>
      <w:r w:rsidR="001F43CF">
        <w:t xml:space="preserve"> binomial</w:t>
      </w:r>
      <w:r>
        <w:t xml:space="preserve"> families</w:t>
      </w:r>
      <w:r w:rsidR="001F43CF">
        <w:t>,</w:t>
      </w:r>
      <w:r>
        <w:t xml:space="preserve"> respectively</w:t>
      </w:r>
      <w:r w:rsidRPr="00526279">
        <w:t xml:space="preserve">. These distributions were selected because recurrence was </w:t>
      </w:r>
      <w:proofErr w:type="gramStart"/>
      <w:r w:rsidRPr="00526279">
        <w:t>count</w:t>
      </w:r>
      <w:proofErr w:type="gramEnd"/>
      <w:r w:rsidRPr="00526279">
        <w:t xml:space="preserve"> data with many zero observations</w:t>
      </w:r>
      <w:r w:rsidR="001F43CF">
        <w:t>, while habitat</w:t>
      </w:r>
      <w:r w:rsidR="001F43CF" w:rsidRPr="00526279">
        <w:t xml:space="preserve"> residency </w:t>
      </w:r>
      <w:r w:rsidR="001F43CF">
        <w:t>was</w:t>
      </w:r>
      <w:r w:rsidR="001F43CF" w:rsidRPr="00526279">
        <w:t xml:space="preserve"> </w:t>
      </w:r>
      <w:r w:rsidR="001F43CF">
        <w:t xml:space="preserve">continuous </w:t>
      </w:r>
      <w:r w:rsidR="001F43CF" w:rsidRPr="00526279">
        <w:t>proportional data</w:t>
      </w:r>
      <w:r w:rsidRPr="00526279">
        <w:t>.</w:t>
      </w:r>
      <w:r>
        <w:t xml:space="preserve"> As </w:t>
      </w:r>
      <w:r w:rsidR="001F43CF">
        <w:t xml:space="preserve">habitat </w:t>
      </w:r>
      <w:r>
        <w:t xml:space="preserve">residency contained zeros and ones, we also transformed the data following </w:t>
      </w:r>
      <w:proofErr w:type="gramStart"/>
      <w:r>
        <w:t>Smith  &amp;</w:t>
      </w:r>
      <w:proofErr w:type="gramEnd"/>
      <w:r>
        <w:t xml:space="preserve"> </w:t>
      </w:r>
      <w:proofErr w:type="spellStart"/>
      <w:r>
        <w:t>Verkuilen</w:t>
      </w:r>
      <w:proofErr w:type="spellEnd"/>
      <w:r>
        <w:t xml:space="preserve"> (2006):</w:t>
      </w:r>
    </w:p>
    <w:p w14:paraId="3CD6CF63" w14:textId="77777777" w:rsidR="008E4F35" w:rsidRDefault="008E4F35" w:rsidP="008E4F35">
      <w:pPr>
        <w:spacing w:after="240"/>
        <w:jc w:val="right"/>
      </w:p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xml:space="preserve">= </m:t>
        </m:r>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N-1</m:t>
                </m:r>
              </m:e>
            </m:d>
            <m:r>
              <w:rPr>
                <w:rFonts w:ascii="Cambria Math" w:hAnsi="Cambria Math"/>
              </w:rPr>
              <m:t>+0.5</m:t>
            </m:r>
          </m:num>
          <m:den>
            <m:r>
              <w:rPr>
                <w:rFonts w:ascii="Cambria Math" w:hAnsi="Cambria Math"/>
              </w:rPr>
              <m:t>N</m:t>
            </m:r>
          </m:den>
        </m:f>
      </m:oMath>
      <w:r>
        <w:tab/>
        <w:t xml:space="preserve"> </w:t>
      </w:r>
      <w:r>
        <w:tab/>
      </w:r>
      <w:r>
        <w:tab/>
      </w:r>
      <w:r>
        <w:tab/>
      </w:r>
      <w:r>
        <w:tab/>
        <w:t>(3),</w:t>
      </w:r>
    </w:p>
    <w:p w14:paraId="17DED625" w14:textId="770B6784" w:rsidR="008E4F35" w:rsidRPr="00526279" w:rsidRDefault="008E4F35" w:rsidP="008E4F35">
      <w:pPr>
        <w:spacing w:after="240"/>
        <w:jc w:val="both"/>
      </w:pPr>
      <w:r>
        <w:t xml:space="preserve">where </w:t>
      </w:r>
      <m:oMath>
        <m:r>
          <w:rPr>
            <w:rFonts w:ascii="Cambria Math" w:hAnsi="Cambria Math"/>
          </w:rPr>
          <m:t>y</m:t>
        </m:r>
      </m:oMath>
      <w:r>
        <w:t xml:space="preserve"> are the original values for lake residency, </w:t>
      </w:r>
      <m:oMath>
        <m:sSup>
          <m:sSupPr>
            <m:ctrlPr>
              <w:rPr>
                <w:rFonts w:ascii="Cambria Math" w:hAnsi="Cambria Math"/>
                <w:i/>
              </w:rPr>
            </m:ctrlPr>
          </m:sSupPr>
          <m:e>
            <m:r>
              <w:rPr>
                <w:rFonts w:ascii="Cambria Math" w:hAnsi="Cambria Math"/>
              </w:rPr>
              <m:t>y</m:t>
            </m:r>
          </m:e>
          <m:sup>
            <m:r>
              <w:rPr>
                <w:rFonts w:ascii="Cambria Math" w:hAnsi="Cambria Math"/>
              </w:rPr>
              <m:t>'</m:t>
            </m:r>
          </m:sup>
        </m:sSup>
      </m:oMath>
      <w:r>
        <w:t xml:space="preserve"> are the adjusted values for </w:t>
      </w:r>
      <w:r w:rsidR="001F43CF">
        <w:t>habitat</w:t>
      </w:r>
      <w:r>
        <w:t xml:space="preserve"> residency, and N is the sample size, which in this case represent the total number of minutes</w:t>
      </w:r>
      <w:r w:rsidR="001F43CF">
        <w:t xml:space="preserve"> </w:t>
      </w:r>
      <w:proofErr w:type="gramStart"/>
      <w:r w:rsidR="001F43CF">
        <w:t>in a given</w:t>
      </w:r>
      <w:proofErr w:type="gramEnd"/>
      <w:r w:rsidR="001F43CF">
        <w:t xml:space="preserve"> season for which a fish’s tag was active</w:t>
      </w:r>
      <w:r>
        <w:t xml:space="preserve">. </w:t>
      </w:r>
      <w:proofErr w:type="gramStart"/>
      <w:r w:rsidRPr="00526279">
        <w:t>S</w:t>
      </w:r>
      <w:r>
        <w:t>imilar to</w:t>
      </w:r>
      <w:proofErr w:type="gramEnd"/>
      <w:r>
        <w:t xml:space="preserve"> the isotope models, we included season and release location as fixed effects and tested for an interaction between them using a Type III analysis of variance and Tukey-adjusted pairwise comparisons of the estimated marginal means using the car and </w:t>
      </w:r>
      <w:proofErr w:type="spellStart"/>
      <w:r>
        <w:t>emmeans</w:t>
      </w:r>
      <w:proofErr w:type="spellEnd"/>
      <w:r>
        <w:t xml:space="preserve"> packages in R.</w:t>
      </w:r>
    </w:p>
    <w:p w14:paraId="5ACA005D" w14:textId="07068251" w:rsidR="008E4F35" w:rsidRPr="003B0052" w:rsidRDefault="008E4F35" w:rsidP="008E4F35">
      <w:pPr>
        <w:spacing w:after="240"/>
        <w:jc w:val="both"/>
      </w:pPr>
      <w:r>
        <w:t xml:space="preserve">To model non-linear patterns in habitat use by shiners over time, we </w:t>
      </w:r>
      <w:r w:rsidRPr="003B0052">
        <w:t xml:space="preserve">used generalized additive mixed models (GAMMs) </w:t>
      </w:r>
      <w:r>
        <w:t xml:space="preserve">using the </w:t>
      </w:r>
      <w:proofErr w:type="spellStart"/>
      <w:r w:rsidRPr="003B0052">
        <w:t>the</w:t>
      </w:r>
      <w:proofErr w:type="spellEnd"/>
      <w:r w:rsidRPr="003B0052">
        <w:t xml:space="preserve"> </w:t>
      </w:r>
      <w:proofErr w:type="spellStart"/>
      <w:r w:rsidRPr="003B0052">
        <w:rPr>
          <w:rStyle w:val="Emphasis"/>
          <w:rFonts w:eastAsiaTheme="majorEastAsia"/>
          <w:color w:val="000000" w:themeColor="text1"/>
        </w:rPr>
        <w:t>mgcv</w:t>
      </w:r>
      <w:proofErr w:type="spellEnd"/>
      <w:r w:rsidRPr="003B0052">
        <w:t xml:space="preserve"> package in R with a binomial family and logit link</w:t>
      </w:r>
      <w:r>
        <w:t xml:space="preserve"> </w:t>
      </w:r>
      <w:r>
        <w:lastRenderedPageBreak/>
        <w:fldChar w:fldCharType="begin"/>
      </w:r>
      <w:r>
        <w:instrText xml:space="preserve"> ADDIN ZOTERO_ITEM CSL_CITATION {"citationID":"8cwtLkad","properties":{"unsorted":false,"formattedCitation":"(Wood 2025)","plainCitation":"(Wood 2025)","noteIndex":0},"citationItems":[{"id":"aEkxvgpt/6SFlMTfk","uris":["http://zotero.org/users/local/6gGbWaws/items/NAM76ZI8"],"itemData":{"id":2813,"type":"software","abstract":"Generalized additive (mixed) models, some of their extensions and other generalized ridge regression with multiple smoothing parameter estimation by (Restricted) Marginal Likelihood, Generalized Cross Validation and similar, or using iterated nested Laplace approximation for fully Bayesian inference. See Wood (2017) &lt;doi:10.1201/9781315370279&gt; for an overview. Includes a gam() function, a wide variety of smoothers, 'JAGS' support and distributions beyond the exponential family.","license":"GPL-2 | GPL-3 [expanded from: GPL (≥ 2)]","source":"R-Packages","title":"mgcv: Mixed GAM Computation Vehicle with Automatic Smoothness Estimation","title-short":"mgcv","URL":"https://cran.r-project.org/web/packages/mgcv/index.html","version":"1.9-3","author":[{"family":"Wood","given":"Simon"}],"accessed":{"date-parts":[["2025",9,15]]},"issued":{"date-parts":[["2025",4,4]]}}}],"schema":"https://github.com/citation-style-language/schema/raw/master/csl-citation.json"} </w:instrText>
      </w:r>
      <w:r>
        <w:fldChar w:fldCharType="separate"/>
      </w:r>
      <w:r>
        <w:rPr>
          <w:noProof/>
        </w:rPr>
        <w:t>(Wood 2025)</w:t>
      </w:r>
      <w:r>
        <w:fldChar w:fldCharType="end"/>
      </w:r>
      <w:r w:rsidRPr="003B0052">
        <w:t xml:space="preserve">. Models were </w:t>
      </w:r>
      <w:r>
        <w:t>used to</w:t>
      </w:r>
      <w:r w:rsidRPr="003B0052">
        <w:t xml:space="preserve"> evaluate the probability of </w:t>
      </w:r>
      <w:r>
        <w:t xml:space="preserve">a </w:t>
      </w:r>
      <w:r w:rsidRPr="003B0052">
        <w:t xml:space="preserve">fish being detected in both lake and creek habitats throughout the year (i.e., being detected at receivers in both habitats on the same day). Day of year (Julian date), our key explanatory variable of interest to assess seasonal habitat use, was included as a cubic spline </w:t>
      </w:r>
      <w:r>
        <w:t xml:space="preserve">smooth </w:t>
      </w:r>
      <w:r w:rsidRPr="003B0052">
        <w:t>(</w:t>
      </w:r>
      <w:r w:rsidRPr="007D1DD2">
        <w:rPr>
          <w:i/>
          <w:iCs/>
        </w:rPr>
        <w:t>k</w:t>
      </w:r>
      <w:r w:rsidRPr="003B0052">
        <w:t xml:space="preserve"> = 10) to capture the cyclic nature of seasonality.</w:t>
      </w:r>
      <w:r>
        <w:t xml:space="preserve"> </w:t>
      </w:r>
      <w:r w:rsidRPr="00D40A56">
        <w:t xml:space="preserve">To address temporal autocorrelation inherent in repeated detections, we </w:t>
      </w:r>
      <w:r>
        <w:t>tested the inclusion of</w:t>
      </w:r>
      <w:r w:rsidRPr="00D40A56">
        <w:t xml:space="preserve"> a first-order autoregressive correlation structure (corAR1), with autocorrelation estimated separately for each individual fish</w:t>
      </w:r>
      <w:r>
        <w:t xml:space="preserve">. We also tested for the inclusion of a random effect for transmitter ID (individual fish). </w:t>
      </w:r>
      <w:r w:rsidRPr="00D40A56">
        <w:t xml:space="preserve"> </w:t>
      </w:r>
      <w:r>
        <w:t>Lastly, we</w:t>
      </w:r>
      <w:r w:rsidRPr="003B0052">
        <w:t xml:space="preserve"> </w:t>
      </w:r>
      <w:r>
        <w:t>evaluated the inclusion of</w:t>
      </w:r>
      <w:r w:rsidRPr="003B0052">
        <w:t xml:space="preserve"> total length</w:t>
      </w:r>
      <w:r>
        <w:t xml:space="preserve"> (mm) and release </w:t>
      </w:r>
      <w:r w:rsidRPr="003B0052">
        <w:t>location</w:t>
      </w:r>
      <w:r>
        <w:t xml:space="preserve"> as fixed effect</w:t>
      </w:r>
      <w:r w:rsidR="005D794A">
        <w:t>s</w:t>
      </w:r>
      <w:r w:rsidRPr="003B0052">
        <w:t xml:space="preserve"> to account for the potential influence of different release sites.</w:t>
      </w:r>
      <w:r>
        <w:t xml:space="preserve"> </w:t>
      </w:r>
      <w:r w:rsidRPr="00D40A56">
        <w:t>Comparisons of candidate models were based on Akaike Information Criterion (AIC) with the model yielding the lowest AIC considered the most parsimonious.</w:t>
      </w:r>
      <w:r>
        <w:t xml:space="preserve"> Our top three candidate models suggested that the incorporation of total length and release location were non-significant and did not improve the model considerably (AIC ~ 2.0</w:t>
      </w:r>
      <w:r w:rsidR="005D794A">
        <w:t>; Table S4 and S5</w:t>
      </w:r>
      <w:r>
        <w:t xml:space="preserve">). As such, we went with the </w:t>
      </w:r>
      <w:proofErr w:type="gramStart"/>
      <w:r>
        <w:t xml:space="preserve">most </w:t>
      </w:r>
      <w:r w:rsidR="005D794A">
        <w:t>simple</w:t>
      </w:r>
      <w:proofErr w:type="gramEnd"/>
      <w:r>
        <w:t xml:space="preserve"> model with the highest AIC, which included a cyclic smooth for day of year, an AR1 correlation structure, and a random effect of transmitter ID.</w:t>
      </w:r>
    </w:p>
    <w:p w14:paraId="127CCF19" w14:textId="77777777" w:rsidR="008E4F35" w:rsidRPr="00837F74" w:rsidRDefault="008E4F35" w:rsidP="008E4F35">
      <w:pPr>
        <w:pStyle w:val="Heading3"/>
        <w:jc w:val="both"/>
        <w:rPr>
          <w:color w:val="auto"/>
        </w:rPr>
      </w:pPr>
      <w:r>
        <w:rPr>
          <w:color w:val="auto"/>
        </w:rPr>
        <w:t>Biomass Flux</w:t>
      </w:r>
    </w:p>
    <w:p w14:paraId="5921A75B" w14:textId="7FA1BF7F" w:rsidR="008E4F35" w:rsidRPr="003B0052" w:rsidRDefault="008E4F35" w:rsidP="008E4F35">
      <w:pPr>
        <w:spacing w:before="240" w:after="240"/>
        <w:jc w:val="both"/>
      </w:pPr>
      <w:r w:rsidRPr="003B0052">
        <w:t>Trap nets were set across the width of Costello Creek at two locations, one at the mouth of the creek and the other approximately two kilometers upstream</w:t>
      </w:r>
      <w:r w:rsidR="005D794A">
        <w:t xml:space="preserve"> at the junction of a culvert</w:t>
      </w:r>
      <w:r w:rsidRPr="003B0052">
        <w:t>. At the mouth, two small-mesh (4mm) fyke nets with an opening size of 39</w:t>
      </w:r>
      <w:r>
        <w:t xml:space="preserve"> </w:t>
      </w:r>
      <w:r w:rsidRPr="003B0052">
        <w:t>x</w:t>
      </w:r>
      <w:r>
        <w:t xml:space="preserve"> </w:t>
      </w:r>
      <w:r w:rsidRPr="003B0052">
        <w:t>39 inches were deployed. The nets were set with the lead lines blocking the creek, ensuring that fish moving upstream were captured in one net, while fish moving downstream were intercepted</w:t>
      </w:r>
      <w:r>
        <w:t xml:space="preserve"> and captured</w:t>
      </w:r>
      <w:r w:rsidRPr="003B0052">
        <w:t xml:space="preserve"> by the other. At the upstream</w:t>
      </w:r>
      <w:r w:rsidR="005D794A">
        <w:t xml:space="preserve"> culvert</w:t>
      </w:r>
      <w:r w:rsidRPr="003B0052">
        <w:t xml:space="preserve"> location, a custom-made trap net was used, measuring 27 inches in height, 23.5 inches in width, and 36.5 inches in length. The trap was designed with two compartments, one</w:t>
      </w:r>
      <w:r>
        <w:t xml:space="preserve"> </w:t>
      </w:r>
      <w:r w:rsidRPr="003B0052">
        <w:t xml:space="preserve">facing upstream and the other </w:t>
      </w:r>
      <w:r>
        <w:t>facing</w:t>
      </w:r>
      <w:r w:rsidRPr="003B0052">
        <w:t xml:space="preserve"> downstream. To block the entire width of the creek, large block nets (</w:t>
      </w:r>
      <w:proofErr w:type="gramStart"/>
      <w:r w:rsidRPr="003B0052">
        <w:t>small</w:t>
      </w:r>
      <w:r w:rsidR="005D794A">
        <w:t>-</w:t>
      </w:r>
      <w:r w:rsidRPr="003B0052">
        <w:t>mesh</w:t>
      </w:r>
      <w:proofErr w:type="gramEnd"/>
      <w:r w:rsidRPr="003B0052">
        <w:t>; 4</w:t>
      </w:r>
      <w:r>
        <w:t xml:space="preserve"> </w:t>
      </w:r>
      <w:r w:rsidRPr="003B0052">
        <w:t xml:space="preserve">mm) were placed on each side of the trap. Fish moving upstream were captured in the upstream-facing compartment and released further upstream after processing, while those moving downstream were captured in the downstream-facing compartment and released further downstream after processing. </w:t>
      </w:r>
    </w:p>
    <w:p w14:paraId="7B1E2D84" w14:textId="77777777" w:rsidR="008E4F35" w:rsidRPr="003B0052" w:rsidRDefault="008E4F35" w:rsidP="008E4F35">
      <w:pPr>
        <w:spacing w:after="240"/>
        <w:jc w:val="both"/>
      </w:pPr>
      <w:r w:rsidRPr="003B0052">
        <w:t xml:space="preserve">Traps were set for five consecutive days (trap net set for 24 hours before sampling) during the spring, summer, and fall of 2023, and for three consecutive days in 2024. Each morning, fish were removed from the traps, and the number, weight, total length, and fork length of at least 30 individuals per day per species were recorded. After the first 30 fish were measured, bulk weights of each species were recorded among the remainder of fish in each compartment of the trap. </w:t>
      </w:r>
    </w:p>
    <w:p w14:paraId="4FC50A87" w14:textId="6BCFF021" w:rsidR="008E4F35" w:rsidRDefault="008E4F35" w:rsidP="008E4F35">
      <w:pPr>
        <w:spacing w:after="240"/>
        <w:jc w:val="both"/>
      </w:pPr>
      <w:r w:rsidRPr="003E0E1F">
        <w:t>Standardized surveys were also conducted using minnow traps</w:t>
      </w:r>
      <w:r w:rsidR="005D794A">
        <w:t xml:space="preserve"> (</w:t>
      </w:r>
      <w:r w:rsidR="005D794A">
        <w:t xml:space="preserve">10.5" </w:t>
      </w:r>
      <w:r w:rsidR="005D794A">
        <w:t>h</w:t>
      </w:r>
      <w:r w:rsidR="005D794A">
        <w:t xml:space="preserve"> x 17.5" </w:t>
      </w:r>
      <w:r w:rsidR="005D794A">
        <w:t>w</w:t>
      </w:r>
      <w:r w:rsidR="005D794A">
        <w:t xml:space="preserve"> x 17.5" </w:t>
      </w:r>
      <w:r w:rsidR="005D794A">
        <w:t xml:space="preserve">l; </w:t>
      </w:r>
      <w:r w:rsidR="005D794A">
        <w:t>three funnels narrowing to 1.5" apertures</w:t>
      </w:r>
      <w:r w:rsidR="005D794A">
        <w:t xml:space="preserve">; </w:t>
      </w:r>
      <w:proofErr w:type="gramStart"/>
      <w:r w:rsidR="005D794A">
        <w:t>22 gauge</w:t>
      </w:r>
      <w:proofErr w:type="gramEnd"/>
      <w:r w:rsidR="005D794A">
        <w:t xml:space="preserve"> metal mesh wire)</w:t>
      </w:r>
      <w:r w:rsidRPr="003E0E1F">
        <w:t xml:space="preserve"> at 10 sites in the creek and 10 sites in the lake, with deployment locations selected to provide broad spatial coverage </w:t>
      </w:r>
      <w:r>
        <w:t>across</w:t>
      </w:r>
      <w:r w:rsidRPr="003E0E1F">
        <w:t xml:space="preserve"> Sproule Bay and throughout Costello Creek (Figure S1). Traps were baited with 50 g of dog kibble and set overnight for approximately 12 hours. Upon retrieval the following morning, all captured fish were identified to species and measured for weight, total length, and fork length.</w:t>
      </w:r>
    </w:p>
    <w:p w14:paraId="5531B455" w14:textId="77777777" w:rsidR="008E4F35" w:rsidRPr="00CD045E" w:rsidRDefault="008E4F35" w:rsidP="008E4F35">
      <w:pPr>
        <w:spacing w:after="240"/>
        <w:jc w:val="both"/>
        <w:rPr>
          <w:i/>
          <w:iCs/>
        </w:rPr>
      </w:pPr>
      <w:r>
        <w:rPr>
          <w:i/>
          <w:iCs/>
        </w:rPr>
        <w:t>Data Analysis</w:t>
      </w:r>
    </w:p>
    <w:p w14:paraId="6EE0122B" w14:textId="7BBD9273" w:rsidR="008E4F35" w:rsidRDefault="008E4F35" w:rsidP="008E4F35">
      <w:pPr>
        <w:jc w:val="both"/>
        <w:rPr>
          <w:ins w:id="44" w:author="Charlotte Ward" w:date="2026-04-09T14:10:00Z"/>
        </w:rPr>
      </w:pPr>
      <w:r w:rsidRPr="00F74F79">
        <w:lastRenderedPageBreak/>
        <w:t xml:space="preserve">For directional trap net surveys, </w:t>
      </w:r>
      <w:r>
        <w:t>the biomass of shiners</w:t>
      </w:r>
      <w:r w:rsidRPr="00F74F79">
        <w:t xml:space="preserve"> captured in upstream- and downstream-facing compartments </w:t>
      </w:r>
      <w:r>
        <w:t>was</w:t>
      </w:r>
      <w:r w:rsidRPr="00F74F79">
        <w:t xml:space="preserve"> summed daily, and individual sampling days served as the unit of replication within each season. For minnow trap surveys, total shiner biomass was summed across all individuals captured at each site per sampling occasion, with individual trap sites serving as the unit of replication.</w:t>
      </w:r>
      <w:r>
        <w:t xml:space="preserve"> With respect to the minnow trapping, standardized surveys caught no shiners in summer months across all traps. To allow for appropriate statistical analyses, we set the biomass of one of the summer sites to half the minimum observed biomass, similar to work in coral reefs </w:t>
      </w:r>
      <w:r>
        <w:fldChar w:fldCharType="begin"/>
      </w:r>
      <w:r>
        <w:instrText xml:space="preserve"> ADDIN ZOTERO_ITEM CSL_CITATION {"citationID":"YDN9OOLV","properties":{"unsorted":false,"formattedCitation":"(Mahaut et al. 2025)","plainCitation":"(Mahaut et al. 2025)","noteIndex":0},"citationItems":[{"id":18059,"uris":["http://zotero.org/users/6929803/items/H6IBYSP4"],"itemData":{"id":18059,"type":"article-journal","abstract":"Understanding how environmental and human pressures impact the temporal stability of fish community biomass on shallow reefs is essential for effective conservation and management. These pressures influence community stability directly, by affecting species’ stability and asynchrony in species’ fluctuations. However, their effects may also indirectly depend on the functional traits of the species composing the community, which remains poorly understood. Here, we examine both direct and indirect, trait-mediated effects of environmental variability and human impacts on species’ biomass stability and asynchrony in 215 Australian shallow reefs. These communities span a 10-degree sea surface temperature (SST) gradient and have been monitored over 14 years. Our results indicate higher asynchrony in tropical reefs owing to higher trait diversity and trait redundancy and higher species’ stability in colder, temperate communities owing to higher mean trophic level. Human impacts, through their negative effects on species’ stability and trait diversity, were the main destabilizing factor of fish community biomass. Temporal change in SST destabilized species’ biomass while increasing mean trophic level in fish communities. Overall, our findings show that a comprehensive analysis of the multiple facets of functional diversity is crucial to better understand and forecast the long-term stability of marine ecosystems under global change.","container-title":"Proceedings of the Royal Society B: Biological Sciences","DOI":"10.1098/rspb.2025.0252","ISSN":"1471-2954","issue":"2046","journalAbbreviation":"Proc. R. Soc. B.","language":"en","page":"20250252","source":"DOI.org (Crossref)","title":"Functional diversity shapes the stability of reef fish biomass under global change","volume":"292","author":[{"family":"Mahaut","given":"Lucie"},{"family":"Loiseau","given":"Nicolas"},{"family":"Villéger","given":"Sébastien"},{"family":"Auber","given":"Arnaud"},{"family":"Hautecoeur","given":"Cyril"},{"family":"Maire","given":"Anthony"},{"family":"Mellin","given":"Camille"},{"family":"Mouquet","given":"Nicolas"},{"family":"Stuart-Smith","given":"Rick"},{"family":"Violle","given":"Cyrille"},{"family":"Mouillot","given":"David"}],"issued":{"date-parts":[["2025",5]]}}}],"schema":"https://github.com/citation-style-language/schema/raw/master/csl-citation.json"} </w:instrText>
      </w:r>
      <w:r>
        <w:fldChar w:fldCharType="separate"/>
      </w:r>
      <w:r>
        <w:rPr>
          <w:noProof/>
        </w:rPr>
        <w:t>(Mahaut et al. 2025)</w:t>
      </w:r>
      <w:r>
        <w:fldChar w:fldCharType="end"/>
      </w:r>
      <w:r>
        <w:t xml:space="preserve">, assuming that shiners are likely present but in densities that are too low for our sampling to detect. This assumption is corroborated by telemetry showing the presence of individuals in the lake during the summer months. </w:t>
      </w:r>
      <w:r w:rsidRPr="00CD045E">
        <w:t xml:space="preserve">Differences in </w:t>
      </w:r>
      <w:r>
        <w:t xml:space="preserve">the average daily biomass flux of shiners </w:t>
      </w:r>
      <w:r w:rsidRPr="00CD045E">
        <w:t>(</w:t>
      </w:r>
      <w:r>
        <w:t xml:space="preserve">biomass of shiners captured in </w:t>
      </w:r>
      <w:r w:rsidRPr="00CD045E">
        <w:t>upstream vs. downstream</w:t>
      </w:r>
      <w:r>
        <w:t xml:space="preserve"> trap nets</w:t>
      </w:r>
      <w:r w:rsidRPr="00CD045E">
        <w:t>) and</w:t>
      </w:r>
      <w:r>
        <w:t xml:space="preserve"> seasonal shiner biomass captured using minnow trap surveys in the lake and creek </w:t>
      </w:r>
      <w:r w:rsidRPr="00CD045E">
        <w:t xml:space="preserve">were evaluated using </w:t>
      </w:r>
      <w:commentRangeStart w:id="45"/>
      <w:r>
        <w:t>generalized linear models (</w:t>
      </w:r>
      <w:proofErr w:type="spellStart"/>
      <w:r>
        <w:t>glmmTMB</w:t>
      </w:r>
      <w:proofErr w:type="spellEnd"/>
      <w:r>
        <w:t xml:space="preserve"> package) on the log transformed daily flux (gaussian) and the zero-inflated biomass trapping data (</w:t>
      </w:r>
      <w:proofErr w:type="spellStart"/>
      <w:r>
        <w:t>tweedie</w:t>
      </w:r>
      <w:proofErr w:type="spellEnd"/>
      <w:r>
        <w:t xml:space="preserve"> family).</w:t>
      </w:r>
      <w:r w:rsidRPr="007C0B07">
        <w:t xml:space="preserve"> </w:t>
      </w:r>
      <w:r>
        <w:t xml:space="preserve">Model estimated marginal means were produced using the </w:t>
      </w:r>
      <w:proofErr w:type="spellStart"/>
      <w:r>
        <w:t>emmeans</w:t>
      </w:r>
      <w:proofErr w:type="spellEnd"/>
      <w:r>
        <w:t xml:space="preserve"> package and pairwise comparisons were tested for significance using a Tukey-adjusted pairwise comparisons between model terms </w:t>
      </w:r>
      <w:r>
        <w:fldChar w:fldCharType="begin"/>
      </w:r>
      <w:r>
        <w:instrText xml:space="preserve"> ADDIN ZOTERO_ITEM CSL_CITATION {"citationID":"4f4Q5aHt","properties":{"unsorted":false,"formattedCitation":"(Lenth et al. 2026)","plainCitation":"(Lenth et al. 2026)","noteIndex":0},"citationItems":[{"id":"aEkxvgpt/eqVi7jfH","uris":["http://zotero.org/users/local/6gGbWaws/items/SSHWXXN2"],"itemData":{"id":3891,"type":"software","title":"Estimated Marginal Means, aka Least-Squares Means","author":[{"family":"Lenth","given":"Russell V."},{"family":"Piaskowski","given":"Julia"},{"family":"Banfai","given":"Balazs"},{"family":"Bolker","given":"Ben"},{"family":"Buerkner","given":"Paul"},{"family":"Giné-Vásquez","given":"Iago"},{"family":"Hervé","given":"Maxime"},{"family":"Jung","given":"Maarten"},{"family":"Love","given":"Jonathon"},{"family":"Miguez","given":"Fernando"},{"family":"RIebl","given":"Hannes"},{"family":"Singmann","given":"Henrik"}],"issued":{"date-parts":[["2026"]]}}}],"schema":"https://github.com/citation-style-language/schema/raw/master/csl-citation.json"} </w:instrText>
      </w:r>
      <w:r>
        <w:fldChar w:fldCharType="separate"/>
      </w:r>
      <w:r>
        <w:rPr>
          <w:noProof/>
        </w:rPr>
        <w:t>(Lenth et al. 2026)</w:t>
      </w:r>
      <w:r>
        <w:fldChar w:fldCharType="end"/>
      </w:r>
      <w:r>
        <w:t>. All analyses were done in R Studio (v. 4.4.0</w:t>
      </w:r>
      <w:r>
        <w:t>.</w:t>
      </w:r>
      <w:r>
        <w:t>). All</w:t>
      </w:r>
      <w:r w:rsidRPr="00B23F05">
        <w:t xml:space="preserve"> models were fitted with season, capture location, and </w:t>
      </w:r>
      <w:r>
        <w:t>tested for an</w:t>
      </w:r>
      <w:r w:rsidRPr="00B23F05">
        <w:t xml:space="preserve"> interaction </w:t>
      </w:r>
      <w:r>
        <w:t xml:space="preserve">between season and capture location using a Type III analysis of deviance test using the </w:t>
      </w:r>
      <w:proofErr w:type="spellStart"/>
      <w:r>
        <w:t>Anova</w:t>
      </w:r>
      <w:proofErr w:type="spellEnd"/>
      <w:r>
        <w:t xml:space="preserve">() function </w:t>
      </w:r>
      <w:r w:rsidRPr="00DE0B94">
        <w:t>from</w:t>
      </w:r>
      <w:r>
        <w:t xml:space="preserve"> </w:t>
      </w:r>
      <w:r w:rsidRPr="00DE0B94">
        <w:t>the</w:t>
      </w:r>
      <w:r>
        <w:t xml:space="preserve"> </w:t>
      </w:r>
      <w:r w:rsidRPr="00DE0B94">
        <w:t>car</w:t>
      </w:r>
      <w:r>
        <w:rPr>
          <w:i/>
          <w:iCs/>
        </w:rPr>
        <w:t xml:space="preserve"> </w:t>
      </w:r>
      <w:r>
        <w:t xml:space="preserve">package </w:t>
      </w:r>
      <w:r>
        <w:fldChar w:fldCharType="begin"/>
      </w:r>
      <w:r>
        <w:instrText xml:space="preserve"> ADDIN ZOTERO_ITEM CSL_CITATION {"citationID":"CD2bAIAe","properties":{"unsorted":false,"formattedCitation":"(Fox and Weisberg 2019)","plainCitation":"(Fox and Weisberg 2019)","noteIndex":0},"citationItems":[{"id":"aEkxvgpt/kJcTvbXr","uris":["http://zotero.org/users/local/6gGbWaws/items/LN6IJVNK"],"itemData":{"id":3890,"type":"article-journal","publisher":"Sage","publisher-place":"Thousand Oaks CA","title":"An R Companion to Applied Regression, Third edition","author":[{"family":"Fox","given":"John"},{"family":"Weisberg","given":"Sanford"}],"issued":{"date-parts":[["2019"]]}}}],"schema":"https://github.com/citation-style-language/schema/raw/master/csl-citation.json"} </w:instrText>
      </w:r>
      <w:r>
        <w:fldChar w:fldCharType="separate"/>
      </w:r>
      <w:r>
        <w:t>(Fox and Weisberg 2019)</w:t>
      </w:r>
      <w:r>
        <w:fldChar w:fldCharType="end"/>
      </w:r>
      <w:r>
        <w:t>.</w:t>
      </w:r>
      <w:commentRangeEnd w:id="45"/>
      <w:r>
        <w:rPr>
          <w:rStyle w:val="CommentReference"/>
          <w:sz w:val="24"/>
          <w:szCs w:val="24"/>
        </w:rPr>
        <w:commentReference w:id="45"/>
      </w:r>
    </w:p>
    <w:p w14:paraId="64A43215" w14:textId="77777777" w:rsidR="00915A4D" w:rsidRPr="00837F74" w:rsidRDefault="00915A4D" w:rsidP="00AF338A">
      <w:pPr>
        <w:pStyle w:val="Heading2"/>
        <w:jc w:val="both"/>
        <w:rPr>
          <w:rFonts w:ascii="Times New Roman" w:hAnsi="Times New Roman" w:cs="Times New Roman"/>
          <w:color w:val="auto"/>
        </w:rPr>
      </w:pPr>
      <w:bookmarkStart w:id="46" w:name="_Toc215069635"/>
      <w:bookmarkEnd w:id="5"/>
      <w:bookmarkEnd w:id="6"/>
      <w:bookmarkEnd w:id="7"/>
      <w:r w:rsidRPr="00837F74">
        <w:rPr>
          <w:rFonts w:ascii="Times New Roman" w:hAnsi="Times New Roman" w:cs="Times New Roman"/>
          <w:color w:val="auto"/>
        </w:rPr>
        <w:t>Results</w:t>
      </w:r>
      <w:bookmarkEnd w:id="46"/>
    </w:p>
    <w:p w14:paraId="01F86C6A" w14:textId="0F835220" w:rsidR="00B23F05" w:rsidRPr="00B23F05" w:rsidRDefault="0020104F" w:rsidP="00AF338A">
      <w:pPr>
        <w:pStyle w:val="Heading3"/>
        <w:jc w:val="both"/>
        <w:rPr>
          <w:color w:val="auto"/>
        </w:rPr>
      </w:pPr>
      <w:bookmarkStart w:id="47" w:name="OLE_LINK23"/>
      <w:bookmarkStart w:id="48" w:name="OLE_LINK24"/>
      <w:bookmarkStart w:id="49" w:name="OLE_LINK27"/>
      <w:bookmarkStart w:id="50" w:name="OLE_LINK32"/>
      <w:bookmarkStart w:id="51" w:name="OLE_LINK33"/>
      <w:r>
        <w:rPr>
          <w:color w:val="auto"/>
        </w:rPr>
        <w:t>Baseline Stable Isotope Ratios</w:t>
      </w:r>
    </w:p>
    <w:p w14:paraId="022808D0" w14:textId="779E42F9" w:rsidR="00307203" w:rsidRPr="00307203" w:rsidRDefault="00307203" w:rsidP="00AF338A">
      <w:pPr>
        <w:spacing w:before="100" w:beforeAutospacing="1" w:after="100" w:afterAutospacing="1"/>
        <w:jc w:val="both"/>
      </w:pPr>
      <w:r w:rsidRPr="00307203">
        <w:t xml:space="preserve">Baseline organisms differed strongly in isotopic composition between habitats </w:t>
      </w:r>
      <w:r w:rsidR="00BB6E3E">
        <w:t xml:space="preserve">(Figure 2) </w:t>
      </w:r>
      <w:r w:rsidRPr="00307203">
        <w:t>and, in some cases, also showed seasonal variation</w:t>
      </w:r>
      <w:r w:rsidR="00F67B12">
        <w:t xml:space="preserve">. </w:t>
      </w:r>
      <w:r w:rsidRPr="00307203">
        <w:t xml:space="preserve">Mayflies from creek habitats had substantially more depleted </w:t>
      </w:r>
      <w:r w:rsidR="009B2B46" w:rsidRPr="003B0052">
        <w:t>δ</w:t>
      </w:r>
      <w:r w:rsidR="009B2B46" w:rsidRPr="00DD06A6">
        <w:rPr>
          <w:vertAlign w:val="superscript"/>
        </w:rPr>
        <w:t>13</w:t>
      </w:r>
      <w:r w:rsidR="009B2B46" w:rsidRPr="003B0052">
        <w:t>C</w:t>
      </w:r>
      <w:r w:rsidRPr="00307203">
        <w:t xml:space="preserve"> values than mayflies from the lake</w:t>
      </w:r>
      <w:r w:rsidR="0020104F">
        <w:t xml:space="preserve"> but did not differ across seasons</w:t>
      </w:r>
      <w:r w:rsidR="00F67B12">
        <w:t xml:space="preserve"> </w:t>
      </w:r>
      <w:r w:rsidR="00F67B12">
        <w:t>(Table S</w:t>
      </w:r>
      <w:r w:rsidR="0020104F">
        <w:t>2; Table S3</w:t>
      </w:r>
      <w:r w:rsidR="00F67B12">
        <w:t>)</w:t>
      </w:r>
      <w:r>
        <w:t>.</w:t>
      </w:r>
      <w:r w:rsidR="00F67B12">
        <w:t xml:space="preserve"> </w:t>
      </w:r>
      <w:r w:rsidRPr="00307203">
        <w:t xml:space="preserve">Mayfly </w:t>
      </w:r>
      <w:r w:rsidR="009B2B46" w:rsidRPr="003B0052">
        <w:t>δ</w:t>
      </w:r>
      <w:r w:rsidR="009B2B46" w:rsidRPr="00DD06A6">
        <w:rPr>
          <w:vertAlign w:val="superscript"/>
        </w:rPr>
        <w:t>15</w:t>
      </w:r>
      <w:r w:rsidR="009B2B46" w:rsidRPr="003B0052">
        <w:t>N</w:t>
      </w:r>
      <w:r w:rsidRPr="00307203">
        <w:t xml:space="preserve"> values varied significantly with both season and habitat</w:t>
      </w:r>
      <w:r w:rsidR="0020104F">
        <w:t xml:space="preserve">, </w:t>
      </w:r>
      <w:r w:rsidRPr="00307203">
        <w:t>with creek mayflies consistently enriched relative to lake mayflies in all seasons (</w:t>
      </w:r>
      <w:r w:rsidR="0020104F">
        <w:t>Table S2; Table S3</w:t>
      </w:r>
      <w:r w:rsidR="00791269">
        <w:t>; Table S5</w:t>
      </w:r>
      <w:r w:rsidRPr="00307203">
        <w:t xml:space="preserve">). Mussel </w:t>
      </w:r>
      <w:r w:rsidR="009B2B46" w:rsidRPr="003B0052">
        <w:t>δ</w:t>
      </w:r>
      <w:r w:rsidR="009B2B46" w:rsidRPr="00DD06A6">
        <w:rPr>
          <w:vertAlign w:val="superscript"/>
        </w:rPr>
        <w:t>13</w:t>
      </w:r>
      <w:r w:rsidR="009B2B46" w:rsidRPr="003B0052">
        <w:t>C</w:t>
      </w:r>
      <w:r w:rsidRPr="00307203">
        <w:t xml:space="preserve"> </w:t>
      </w:r>
      <w:r w:rsidR="0020104F">
        <w:t xml:space="preserve">and </w:t>
      </w:r>
      <w:r w:rsidR="0020104F" w:rsidRPr="00EC12C6">
        <w:rPr>
          <w:lang w:val="en-US" w:eastAsia="en-CA"/>
        </w:rPr>
        <w:t>δ</w:t>
      </w:r>
      <w:r w:rsidR="0020104F" w:rsidRPr="00EC12C6">
        <w:rPr>
          <w:vertAlign w:val="superscript"/>
          <w:lang w:val="en-US" w:eastAsia="en-CA"/>
        </w:rPr>
        <w:t>15</w:t>
      </w:r>
      <w:r w:rsidR="0020104F" w:rsidRPr="00EC12C6">
        <w:rPr>
          <w:lang w:val="en-US" w:eastAsia="en-CA"/>
        </w:rPr>
        <w:t>N</w:t>
      </w:r>
      <w:r w:rsidR="0020104F" w:rsidRPr="00307203">
        <w:t xml:space="preserve"> </w:t>
      </w:r>
      <w:r w:rsidRPr="00307203">
        <w:t xml:space="preserve">differed significantly </w:t>
      </w:r>
      <w:r w:rsidR="0020104F">
        <w:t>among lake and creek</w:t>
      </w:r>
      <w:r w:rsidRPr="00307203">
        <w:t xml:space="preserve"> habitats</w:t>
      </w:r>
      <w:r w:rsidR="0020104F">
        <w:t xml:space="preserve"> and across seasons,</w:t>
      </w:r>
      <w:r w:rsidRPr="00307203">
        <w:t xml:space="preserve"> with creek mussels consistently more depleted</w:t>
      </w:r>
      <w:r w:rsidR="0020104F">
        <w:t xml:space="preserve"> in </w:t>
      </w:r>
      <w:r w:rsidR="0020104F" w:rsidRPr="003B0052">
        <w:t>δ</w:t>
      </w:r>
      <w:r w:rsidR="0020104F" w:rsidRPr="00DD06A6">
        <w:rPr>
          <w:vertAlign w:val="superscript"/>
        </w:rPr>
        <w:t>13</w:t>
      </w:r>
      <w:r w:rsidR="0020104F" w:rsidRPr="003B0052">
        <w:t>C</w:t>
      </w:r>
      <w:r w:rsidR="0020104F">
        <w:t xml:space="preserve"> and enriched in </w:t>
      </w:r>
      <w:r w:rsidR="0020104F" w:rsidRPr="00EC12C6">
        <w:rPr>
          <w:lang w:val="en-US" w:eastAsia="en-CA"/>
        </w:rPr>
        <w:t>δ</w:t>
      </w:r>
      <w:r w:rsidR="0020104F" w:rsidRPr="00EC12C6">
        <w:rPr>
          <w:vertAlign w:val="superscript"/>
          <w:lang w:val="en-US" w:eastAsia="en-CA"/>
        </w:rPr>
        <w:t>15</w:t>
      </w:r>
      <w:r w:rsidR="0020104F" w:rsidRPr="00EC12C6">
        <w:rPr>
          <w:lang w:val="en-US" w:eastAsia="en-CA"/>
        </w:rPr>
        <w:t>N</w:t>
      </w:r>
      <w:r w:rsidR="0020104F" w:rsidRPr="00307203">
        <w:t xml:space="preserve"> </w:t>
      </w:r>
      <w:r w:rsidRPr="00307203">
        <w:t>than lake mussels across seasons</w:t>
      </w:r>
      <w:r w:rsidR="0020104F">
        <w:t xml:space="preserve"> (Table S2; </w:t>
      </w:r>
      <w:r w:rsidR="00791269">
        <w:t>Table S3; Table S5</w:t>
      </w:r>
      <w:r w:rsidRPr="00307203">
        <w:t xml:space="preserve">). </w:t>
      </w:r>
      <w:r w:rsidR="0020104F">
        <w:t xml:space="preserve"> </w:t>
      </w:r>
    </w:p>
    <w:p w14:paraId="1007F42D" w14:textId="5D0D1F3A" w:rsidR="00B23F05" w:rsidRPr="00B23F05" w:rsidRDefault="00B23F05" w:rsidP="00AF338A">
      <w:pPr>
        <w:pStyle w:val="Heading3"/>
        <w:jc w:val="both"/>
        <w:rPr>
          <w:color w:val="auto"/>
        </w:rPr>
      </w:pPr>
      <w:r w:rsidRPr="00A70397">
        <w:rPr>
          <w:color w:val="auto"/>
        </w:rPr>
        <w:t xml:space="preserve">Foraging </w:t>
      </w:r>
    </w:p>
    <w:p w14:paraId="54DEAD8C" w14:textId="7EE4C16A" w:rsidR="002F58E8" w:rsidRDefault="00D100DF" w:rsidP="00D100DF">
      <w:pPr>
        <w:spacing w:before="100" w:beforeAutospacing="1" w:after="100" w:afterAutospacing="1"/>
        <w:jc w:val="both"/>
      </w:pPr>
      <w:bookmarkStart w:id="52" w:name="OLE_LINK25"/>
      <w:bookmarkStart w:id="53" w:name="OLE_LINK26"/>
      <w:bookmarkStart w:id="54" w:name="OLE_LINK28"/>
      <w:bookmarkStart w:id="55" w:name="OLE_LINK29"/>
      <w:bookmarkStart w:id="56" w:name="_Toc215069639"/>
      <w:bookmarkEnd w:id="47"/>
      <w:bookmarkEnd w:id="48"/>
      <w:bookmarkEnd w:id="49"/>
      <w:bookmarkEnd w:id="50"/>
      <w:bookmarkEnd w:id="51"/>
      <w:r w:rsidRPr="00B23F05">
        <w:t xml:space="preserve">The proportion of lake-derived carbon in shiner liver tissues varied </w:t>
      </w:r>
      <w:r w:rsidR="005D794A">
        <w:t>significantly</w:t>
      </w:r>
      <w:r w:rsidRPr="00B23F05">
        <w:t xml:space="preserve"> across season</w:t>
      </w:r>
      <w:r>
        <w:t>s</w:t>
      </w:r>
      <w:r w:rsidRPr="00B23F05">
        <w:t xml:space="preserve"> and capture location</w:t>
      </w:r>
      <w:r>
        <w:t>s</w:t>
      </w:r>
      <w:r w:rsidRPr="00B23F05">
        <w:t xml:space="preserve"> (Figure 3A)</w:t>
      </w:r>
      <w:r>
        <w:t>,</w:t>
      </w:r>
      <w:r w:rsidRPr="00D100DF">
        <w:t xml:space="preserve"> </w:t>
      </w:r>
      <w:r>
        <w:t>though it is important to note that s</w:t>
      </w:r>
      <w:r w:rsidRPr="00B23F05">
        <w:t>ummer estimates for lake-captured fish should be interpreted cautiously because that group included only three individuals.</w:t>
      </w:r>
      <w:r>
        <w:t xml:space="preserve"> </w:t>
      </w:r>
      <w:r w:rsidRPr="00B23F05">
        <w:t>The generalized linear model detected significant effects of season, capture location, and their interaction (</w:t>
      </w:r>
      <w:r w:rsidR="0020104F">
        <w:t>Table S4</w:t>
      </w:r>
      <w:r w:rsidRPr="00B23F05">
        <w:t xml:space="preserve">). </w:t>
      </w:r>
      <w:r w:rsidR="002F58E8" w:rsidRPr="002F58E8">
        <w:t>Pairwise comparisons revealed that shiners captured in the creek during summer relied significantly less on lake-derived carbon than in both spring and fall, while spring and fall did not differ</w:t>
      </w:r>
      <w:r w:rsidR="0020104F">
        <w:t xml:space="preserve"> (Table S5). </w:t>
      </w:r>
      <w:r w:rsidR="002F58E8" w:rsidRPr="002F58E8">
        <w:t>In contrast, lake-captured shiners showed higher reliance on lake-derived carbon in summer and fall than in spring, with no difference between summer and fall (</w:t>
      </w:r>
      <w:r w:rsidR="0020104F">
        <w:t>Table S5</w:t>
      </w:r>
      <w:r w:rsidR="002F58E8" w:rsidRPr="002F58E8">
        <w:t xml:space="preserve">). Comparisons between </w:t>
      </w:r>
      <w:r w:rsidR="005D794A">
        <w:t>fish captured in the lake and creek</w:t>
      </w:r>
      <w:r w:rsidR="002F58E8" w:rsidRPr="002F58E8">
        <w:t xml:space="preserve"> within </w:t>
      </w:r>
      <w:r w:rsidR="005D794A">
        <w:t>the same season</w:t>
      </w:r>
      <w:r w:rsidR="002F58E8" w:rsidRPr="002F58E8">
        <w:t xml:space="preserve"> </w:t>
      </w:r>
      <w:r w:rsidR="002F58E8" w:rsidRPr="002F58E8">
        <w:lastRenderedPageBreak/>
        <w:t>showed that lake-captured shiners had higher lake-derived carbon than creek-captured shiners in spring, summer, and fall (</w:t>
      </w:r>
      <w:r w:rsidR="005F1698">
        <w:t>Table S5</w:t>
      </w:r>
      <w:r w:rsidR="002F58E8" w:rsidRPr="002F58E8">
        <w:t>).</w:t>
      </w:r>
    </w:p>
    <w:p w14:paraId="02E01EA3" w14:textId="4526480B" w:rsidR="00D100DF" w:rsidRPr="00B23F05" w:rsidRDefault="00D100DF" w:rsidP="00D100DF">
      <w:pPr>
        <w:spacing w:before="100" w:beforeAutospacing="1" w:after="100" w:afterAutospacing="1"/>
        <w:jc w:val="both"/>
      </w:pPr>
      <w:r w:rsidRPr="00B23F05">
        <w:t>Trophic position also varied strongly across season</w:t>
      </w:r>
      <w:r>
        <w:t>s</w:t>
      </w:r>
      <w:r w:rsidRPr="00B23F05">
        <w:t xml:space="preserve"> and capture location</w:t>
      </w:r>
      <w:r>
        <w:t>s</w:t>
      </w:r>
      <w:r w:rsidRPr="00B23F05">
        <w:t xml:space="preserve"> (Figure 3B). The generalized linear model indicated significant effects of season, capture location, and their interaction (</w:t>
      </w:r>
      <w:r w:rsidR="005F1698">
        <w:t>Table S4</w:t>
      </w:r>
      <w:r w:rsidRPr="00B23F05">
        <w:t xml:space="preserve">). </w:t>
      </w:r>
      <w:r w:rsidR="002F58E8" w:rsidRPr="002F58E8">
        <w:t>Creek-captured shiners maintained relatively consistent trophic positions across seasons, as no seasonal pairwise comparisons were significant (</w:t>
      </w:r>
      <w:r w:rsidR="00BB6FDA">
        <w:t>Table S</w:t>
      </w:r>
      <w:r w:rsidR="005F1698">
        <w:t>5</w:t>
      </w:r>
      <w:r w:rsidR="002F58E8" w:rsidRPr="002F58E8">
        <w:t>). However, lake-captured shiners had lower trophic positions in summer and fall than in spring (</w:t>
      </w:r>
      <w:r w:rsidR="005F1698">
        <w:t>Table S5</w:t>
      </w:r>
      <w:r w:rsidR="002F58E8" w:rsidRPr="002F58E8">
        <w:t xml:space="preserve">). Pairwise comparisons </w:t>
      </w:r>
      <w:r w:rsidR="002F58E8">
        <w:t xml:space="preserve">also </w:t>
      </w:r>
      <w:r w:rsidR="002F58E8" w:rsidRPr="002F58E8">
        <w:t>showed that trophic position did not differ between creek- and lake-captured shiners in spring</w:t>
      </w:r>
      <w:r w:rsidR="005F1698">
        <w:t xml:space="preserve">, </w:t>
      </w:r>
      <w:r w:rsidR="002F58E8" w:rsidRPr="002F58E8">
        <w:t>but creek-captured shiners occupied significantly higher trophic positions than lake-captured individuals in summer and fall (</w:t>
      </w:r>
      <w:r w:rsidR="005F1698">
        <w:t>Table S5</w:t>
      </w:r>
      <w:r w:rsidR="002F58E8" w:rsidRPr="002F58E8">
        <w:t>).</w:t>
      </w:r>
    </w:p>
    <w:p w14:paraId="7E59C44A" w14:textId="3674798F" w:rsidR="00837F74" w:rsidRPr="00837F74" w:rsidRDefault="00837F74" w:rsidP="00AF338A">
      <w:pPr>
        <w:pStyle w:val="Heading3"/>
        <w:jc w:val="both"/>
        <w:rPr>
          <w:color w:val="auto"/>
        </w:rPr>
      </w:pPr>
      <w:r w:rsidRPr="00837F74">
        <w:rPr>
          <w:color w:val="auto"/>
        </w:rPr>
        <w:t>Habitat Use and Movement</w:t>
      </w:r>
    </w:p>
    <w:bookmarkEnd w:id="52"/>
    <w:bookmarkEnd w:id="53"/>
    <w:bookmarkEnd w:id="54"/>
    <w:bookmarkEnd w:id="55"/>
    <w:bookmarkEnd w:id="56"/>
    <w:p w14:paraId="7A383D69" w14:textId="4FE5DF54" w:rsidR="004F28A2" w:rsidRPr="004F28A2" w:rsidRDefault="004F28A2" w:rsidP="004F28A2">
      <w:pPr>
        <w:spacing w:before="100" w:beforeAutospacing="1" w:after="100" w:afterAutospacing="1"/>
      </w:pPr>
      <w:r w:rsidRPr="004F28A2">
        <w:t>Habitat recurrence showed strong seasonal variation and differed by the habitat in which tagged fish were captured and released (Figure 3</w:t>
      </w:r>
      <w:r>
        <w:t>C</w:t>
      </w:r>
      <w:r w:rsidRPr="004F28A2">
        <w:t>). The generalized linear model revealed significant effects of season and release location, but no season × release location interaction (Table S4). For creek-released fish, recurrence to the creek was higher in spring and fall than in summer, whereas spring and fall did not differ from one another (Figure 3</w:t>
      </w:r>
      <w:r>
        <w:t>C</w:t>
      </w:r>
      <w:r w:rsidRPr="004F28A2">
        <w:t>; Table S5). A similar pattern was observed for lake-released fish</w:t>
      </w:r>
      <w:r>
        <w:t xml:space="preserve">, where </w:t>
      </w:r>
      <w:r w:rsidRPr="004F28A2">
        <w:t>recurrence to the lake was higher in spring than in summer, while spring–fall and summer–fall comparisons were not significant (Table S5). Across seasons, fish released in the creek exhibited greater recurrence to their release habitat than fish released in the lake (Figure 3</w:t>
      </w:r>
      <w:r>
        <w:t>C</w:t>
      </w:r>
      <w:r w:rsidRPr="004F28A2">
        <w:t>; Table S5).</w:t>
      </w:r>
    </w:p>
    <w:p w14:paraId="5A98DFF3" w14:textId="75D2E60B" w:rsidR="004F28A2" w:rsidRPr="004F28A2" w:rsidRDefault="004F28A2" w:rsidP="004F28A2">
      <w:pPr>
        <w:spacing w:before="100" w:beforeAutospacing="1" w:after="100" w:afterAutospacing="1"/>
      </w:pPr>
      <w:r w:rsidRPr="004F28A2">
        <w:t xml:space="preserve">Habitat residency did not vary seasonally, but it differed by release </w:t>
      </w:r>
      <w:r>
        <w:t>location</w:t>
      </w:r>
      <w:r w:rsidRPr="004F28A2">
        <w:t xml:space="preserve"> (Figure 3</w:t>
      </w:r>
      <w:r>
        <w:t>D</w:t>
      </w:r>
      <w:r w:rsidRPr="004F28A2">
        <w:t xml:space="preserve">). The generalized linear model detected no effect of season and no season × release location </w:t>
      </w:r>
      <w:proofErr w:type="gramStart"/>
      <w:r w:rsidRPr="004F28A2">
        <w:t>interaction, but</w:t>
      </w:r>
      <w:proofErr w:type="gramEnd"/>
      <w:r w:rsidRPr="004F28A2">
        <w:t xml:space="preserve"> did detect a significant effect of release location (Table S4). Across seasons, lake-released fish showed higher habitat residency than creek-released fish (Table S5).</w:t>
      </w:r>
    </w:p>
    <w:p w14:paraId="35D46264" w14:textId="6A587772" w:rsidR="004F28A2" w:rsidRPr="004F28A2" w:rsidRDefault="004F28A2" w:rsidP="004F28A2">
      <w:pPr>
        <w:spacing w:before="100" w:beforeAutospacing="1" w:after="100" w:afterAutospacing="1"/>
      </w:pPr>
      <w:r w:rsidRPr="004F28A2">
        <w:t xml:space="preserve">In </w:t>
      </w:r>
      <w:r>
        <w:t>the</w:t>
      </w:r>
      <w:r w:rsidRPr="004F28A2">
        <w:t xml:space="preserve"> probability of same-day detection in both lake and creek habitats varied strongly over the annual cycle (Figure 4). The selected GAMM, which included a cyclic smooth for day of year and a random effect of transmitter ID, explained 9.7% of the deviance in same-day </w:t>
      </w:r>
      <w:r>
        <w:t xml:space="preserve">lake-creek </w:t>
      </w:r>
      <w:r w:rsidRPr="004F28A2">
        <w:t>detection probability and revealed a significant effect of day of year (</w:t>
      </w:r>
      <w:proofErr w:type="spellStart"/>
      <w:r w:rsidRPr="004F28A2">
        <w:t>edf</w:t>
      </w:r>
      <w:proofErr w:type="spellEnd"/>
      <w:r w:rsidRPr="004F28A2">
        <w:t xml:space="preserve"> = 6.34, F = 4.94, </w:t>
      </w:r>
      <w:r w:rsidRPr="004F28A2">
        <w:rPr>
          <w:i/>
          <w:iCs/>
        </w:rPr>
        <w:t>p</w:t>
      </w:r>
      <w:r w:rsidRPr="004F28A2">
        <w:t xml:space="preserve"> &lt; 0.001). Estimated probabilities peaked in spring on Julian day 108 at 0.360 (95% CI: 0.232–0.512), showed a secondary peak in fall on Julian day 301 at 0.209 (95% CI: 0.114–0.351), and reached a pronounced minimum in summer on Julian day 222 at 0.016 (95% CI: 0.005–0.047). </w:t>
      </w:r>
      <w:r w:rsidR="00CC7760">
        <w:t>Overall, our telemetry</w:t>
      </w:r>
      <w:r w:rsidRPr="004F28A2">
        <w:t xml:space="preserve"> results indicate that habitat coupling was strongest in spring, was lowest in summer</w:t>
      </w:r>
      <w:r w:rsidR="005E300E">
        <w:t>, and increased again in fall</w:t>
      </w:r>
      <w:r w:rsidRPr="004F28A2">
        <w:t>.</w:t>
      </w:r>
    </w:p>
    <w:p w14:paraId="368E0BC7" w14:textId="43CBD7AD" w:rsidR="00915A4D" w:rsidRPr="00837F74" w:rsidRDefault="00837F74" w:rsidP="00AF338A">
      <w:pPr>
        <w:pStyle w:val="Heading3"/>
        <w:jc w:val="both"/>
        <w:rPr>
          <w:color w:val="000000" w:themeColor="text1"/>
        </w:rPr>
      </w:pPr>
      <w:r w:rsidRPr="00837F74">
        <w:rPr>
          <w:color w:val="000000" w:themeColor="text1"/>
        </w:rPr>
        <w:lastRenderedPageBreak/>
        <w:t xml:space="preserve">Biomass </w:t>
      </w:r>
    </w:p>
    <w:p w14:paraId="2141F650" w14:textId="19F2DA48" w:rsidR="00BC1F56" w:rsidRPr="00BC1F56" w:rsidRDefault="00BC1F56" w:rsidP="00BC1F56">
      <w:pPr>
        <w:pStyle w:val="Heading2"/>
        <w:jc w:val="both"/>
        <w:rPr>
          <w:rFonts w:ascii="Times New Roman" w:eastAsia="Times New Roman" w:hAnsi="Times New Roman" w:cs="Times New Roman"/>
          <w:color w:val="auto"/>
          <w:sz w:val="24"/>
          <w:szCs w:val="24"/>
        </w:rPr>
      </w:pPr>
      <w:bookmarkStart w:id="57" w:name="_Toc215069640"/>
      <w:r w:rsidRPr="00BC1F56">
        <w:rPr>
          <w:rFonts w:ascii="Times New Roman" w:eastAsia="Times New Roman" w:hAnsi="Times New Roman" w:cs="Times New Roman"/>
          <w:color w:val="auto"/>
          <w:sz w:val="24"/>
          <w:szCs w:val="24"/>
        </w:rPr>
        <w:t xml:space="preserve">The average daily biomass of shiners captured in directionally positioned traps within the creek showed strong seasonal variation in both the magnitude and direction of movement (Figure 5A). The generalized linear model identified a significant effect of season and a significant season × direction interaction, whereas direction alone was not significant (Table S4). Estimated biomass </w:t>
      </w:r>
      <w:r>
        <w:rPr>
          <w:rFonts w:ascii="Times New Roman" w:eastAsia="Times New Roman" w:hAnsi="Times New Roman" w:cs="Times New Roman"/>
          <w:color w:val="auto"/>
          <w:sz w:val="24"/>
          <w:szCs w:val="24"/>
        </w:rPr>
        <w:t>captured in directionally positioned traps</w:t>
      </w:r>
      <w:r w:rsidRPr="00BC1F56">
        <w:rPr>
          <w:rFonts w:ascii="Times New Roman" w:eastAsia="Times New Roman" w:hAnsi="Times New Roman" w:cs="Times New Roman"/>
          <w:color w:val="auto"/>
          <w:sz w:val="24"/>
          <w:szCs w:val="24"/>
        </w:rPr>
        <w:t xml:space="preserve"> was greatest during spring and fall, with seasonal reversals in the predominant direction of movement</w:t>
      </w:r>
      <w:r>
        <w:rPr>
          <w:rFonts w:ascii="Times New Roman" w:eastAsia="Times New Roman" w:hAnsi="Times New Roman" w:cs="Times New Roman"/>
          <w:color w:val="auto"/>
          <w:sz w:val="24"/>
          <w:szCs w:val="24"/>
        </w:rPr>
        <w:t xml:space="preserve"> (spring predominantly upstream; fall predominantly downstream</w:t>
      </w:r>
      <w:r w:rsidRPr="00BC1F56">
        <w:rPr>
          <w:rFonts w:ascii="Times New Roman" w:eastAsia="Times New Roman" w:hAnsi="Times New Roman" w:cs="Times New Roman"/>
          <w:color w:val="auto"/>
          <w:sz w:val="24"/>
          <w:szCs w:val="24"/>
        </w:rPr>
        <w:t>, while summer values were comparatively low in both directions (Figure 5A; Tables S4–S5).</w:t>
      </w:r>
    </w:p>
    <w:p w14:paraId="6697BF2E" w14:textId="7F48CCAB" w:rsidR="00BC1F56" w:rsidRDefault="00BC1F56" w:rsidP="00BC1F56">
      <w:pPr>
        <w:pStyle w:val="Heading2"/>
        <w:jc w:val="both"/>
        <w:rPr>
          <w:rFonts w:ascii="Times New Roman" w:eastAsia="Times New Roman" w:hAnsi="Times New Roman" w:cs="Times New Roman"/>
          <w:color w:val="auto"/>
          <w:sz w:val="24"/>
          <w:szCs w:val="24"/>
        </w:rPr>
      </w:pPr>
      <w:r w:rsidRPr="00BC1F56">
        <w:rPr>
          <w:rFonts w:ascii="Times New Roman" w:eastAsia="Times New Roman" w:hAnsi="Times New Roman" w:cs="Times New Roman"/>
          <w:color w:val="auto"/>
          <w:sz w:val="24"/>
          <w:szCs w:val="24"/>
        </w:rPr>
        <w:t xml:space="preserve">Shiner biomass </w:t>
      </w:r>
      <w:r>
        <w:rPr>
          <w:rFonts w:ascii="Times New Roman" w:eastAsia="Times New Roman" w:hAnsi="Times New Roman" w:cs="Times New Roman"/>
          <w:color w:val="auto"/>
          <w:sz w:val="24"/>
          <w:szCs w:val="24"/>
        </w:rPr>
        <w:t>in</w:t>
      </w:r>
      <w:r w:rsidRPr="00BC1F56">
        <w:rPr>
          <w:rFonts w:ascii="Times New Roman" w:eastAsia="Times New Roman" w:hAnsi="Times New Roman" w:cs="Times New Roman"/>
          <w:color w:val="auto"/>
          <w:sz w:val="24"/>
          <w:szCs w:val="24"/>
        </w:rPr>
        <w:t xml:space="preserve"> minnow traps likewise varied across seasons and capture locations (Figure 5B). The generalized linear model detected significant effects of season, capture location, and their interaction (Table S4). Biomass was generally greater in creek traps than lake traps, particularly in spring, and no shiners were captured in lake traps during summer (Figure 5B</w:t>
      </w:r>
      <w:r>
        <w:rPr>
          <w:rFonts w:ascii="Times New Roman" w:eastAsia="Times New Roman" w:hAnsi="Times New Roman" w:cs="Times New Roman"/>
          <w:color w:val="auto"/>
          <w:sz w:val="24"/>
          <w:szCs w:val="24"/>
        </w:rPr>
        <w:t xml:space="preserve"> shows estimated means and CIs based on GLM output</w:t>
      </w:r>
      <w:r w:rsidRPr="00BC1F56">
        <w:rPr>
          <w:rFonts w:ascii="Times New Roman" w:eastAsia="Times New Roman" w:hAnsi="Times New Roman" w:cs="Times New Roman"/>
          <w:color w:val="auto"/>
          <w:sz w:val="24"/>
          <w:szCs w:val="24"/>
        </w:rPr>
        <w:t xml:space="preserve">; Tables S4–S5). </w:t>
      </w:r>
    </w:p>
    <w:p w14:paraId="79D0A5A4" w14:textId="40570CED" w:rsidR="00915A4D" w:rsidRPr="00837F74" w:rsidRDefault="00915A4D" w:rsidP="00A45343">
      <w:pPr>
        <w:pStyle w:val="Heading2"/>
        <w:jc w:val="both"/>
        <w:rPr>
          <w:rFonts w:ascii="Times New Roman" w:hAnsi="Times New Roman" w:cs="Times New Roman"/>
          <w:color w:val="auto"/>
        </w:rPr>
      </w:pPr>
      <w:r w:rsidRPr="00837F74">
        <w:rPr>
          <w:rFonts w:ascii="Times New Roman" w:hAnsi="Times New Roman" w:cs="Times New Roman"/>
          <w:color w:val="auto"/>
        </w:rPr>
        <w:t>Discussion</w:t>
      </w:r>
      <w:bookmarkEnd w:id="57"/>
    </w:p>
    <w:p w14:paraId="546F8F32" w14:textId="71E4B26E" w:rsidR="00915A4D" w:rsidRPr="003B0052" w:rsidRDefault="00915A4D" w:rsidP="00647410">
      <w:pPr>
        <w:spacing w:before="240" w:after="240"/>
        <w:jc w:val="both"/>
      </w:pPr>
      <w:r w:rsidRPr="003B0052">
        <w:t>Our results demonstrate that small-bodied prey fish couple lake and creek habitats through their resource use and movement behaviour, and that the strength of this coupling varies across seasons. Stable isotope analysis revealed that shiners relied more evenly on resources from the lake and creek in spring and fall, but relied more strongly on resources from the habitat in which they were captured during summer (Figure 3</w:t>
      </w:r>
      <w:r w:rsidR="00F1128D">
        <w:t>A</w:t>
      </w:r>
      <w:r w:rsidRPr="003B0052">
        <w:t xml:space="preserve">). Acoustic telemetry showed a similar seasonal pattern in movement behaviour, where the probability of detecting a shiner in both habitats on the same day was highest in spring and fall (Figure 4), and movement between habitats was also greatest during these periods (Figure </w:t>
      </w:r>
      <w:r w:rsidR="00F1128D">
        <w:t>3D</w:t>
      </w:r>
      <w:r w:rsidRPr="003B0052">
        <w:t>). Netting surveys further supported this observation, with upstream biomass flux peaking in spring and downstream flux peaking in fall, and minimal flux occurring during summer (Figure 5</w:t>
      </w:r>
      <w:r w:rsidR="00D03F43">
        <w:t>A</w:t>
      </w:r>
      <w:r w:rsidRPr="003B0052">
        <w:t>).</w:t>
      </w:r>
    </w:p>
    <w:p w14:paraId="16F66C48" w14:textId="149A1046" w:rsidR="006C22B9" w:rsidRPr="006C22B9" w:rsidRDefault="006C22B9" w:rsidP="006C22B9">
      <w:pPr>
        <w:spacing w:after="240"/>
        <w:jc w:val="both"/>
      </w:pPr>
      <w:r w:rsidRPr="006C22B9">
        <w:t>Several mechanisms may drive prey fish to move and forage between lake and creek habitats</w:t>
      </w:r>
      <w:r>
        <w:t xml:space="preserve"> (</w:t>
      </w:r>
      <w:r w:rsidR="00F322B3">
        <w:t>see Table S1 for examples</w:t>
      </w:r>
      <w:r>
        <w:t>)</w:t>
      </w:r>
      <w:r w:rsidRPr="006C22B9">
        <w:t>. Although we did not explicitly examine drivers</w:t>
      </w:r>
      <w:r>
        <w:t xml:space="preserve"> </w:t>
      </w:r>
      <w:r w:rsidR="00DC360C">
        <w:t xml:space="preserve">of cross-habitat movement and foraging </w:t>
      </w:r>
      <w:r>
        <w:t>in this study</w:t>
      </w:r>
      <w:r w:rsidRPr="006C22B9">
        <w:t xml:space="preserve">, </w:t>
      </w:r>
      <w:ins w:id="58" w:author="Tunney, Tyler (DFO/MPO)" w:date="2026-03-24T09:12:00Z">
        <w:r w:rsidR="00C66ACC">
          <w:t xml:space="preserve">considering </w:t>
        </w:r>
      </w:ins>
      <w:r w:rsidRPr="006C22B9">
        <w:t xml:space="preserve">our data </w:t>
      </w:r>
      <w:r w:rsidR="00D85F4D">
        <w:t>within the context of</w:t>
      </w:r>
      <w:ins w:id="59" w:author="Tunney, Tyler (DFO/MPO)" w:date="2026-03-24T09:12:00Z">
        <w:r w:rsidR="00E322A8">
          <w:t xml:space="preserve"> previous research </w:t>
        </w:r>
      </w:ins>
      <w:r w:rsidRPr="006C22B9">
        <w:t>suggest</w:t>
      </w:r>
      <w:ins w:id="60" w:author="Tunney, Tyler (DFO/MPO)" w:date="2026-03-24T09:12:00Z">
        <w:r w:rsidR="003B051D">
          <w:t>s</w:t>
        </w:r>
      </w:ins>
      <w:r w:rsidRPr="006C22B9">
        <w:t xml:space="preserve"> that multiple factors are likely at play. First, the use of streams and creeks for spawning is common among many freshwater species</w:t>
      </w:r>
      <w:r w:rsidR="00E8121F">
        <w:t xml:space="preserve"> </w:t>
      </w:r>
      <w:r w:rsidR="00E8121F">
        <w:fldChar w:fldCharType="begin"/>
      </w:r>
      <w:r w:rsidR="00E8121F">
        <w:instrText xml:space="preserve"> ADDIN ZOTERO_ITEM CSL_CITATION {"citationID":"SQRN1JdM","properties":{"unsorted":false,"formattedCitation":"(Biette et al. 1981, Childress and McIntyre 2015, White et al. 2023)","plainCitation":"(Biette et al. 1981, Childress and McIntyre 2015, White et al. 2023)","noteIndex":0},"citationItems":[{"id":3825,"uris":["http://zotero.org/users/local/6gGbWaws/items/X74M665Z"],"itemData":{"id":3825,"type":"article-journal","abstract":"Rainbow trout (Salmo gairdneri) populations of the Great Lakes showed a great variability in timing of spawning migrations and life histories. This variability was examined to determine if rainbow trout populations of the Great Lakes are comprised of discrete stocks. Differences in timing of migration and spawning indicated that at least one spawning population may be distinctive and that others may be in progressive stages towards emergence of discrete stocks. The innate ability of this species to adapt to different environmental conditions, together with its ability to 'home,' provide rainbow trout in the Great Lakes with the potential to develop discrete stocks. The management of this species that allows for the development of this potential is emphasized.Key words: rainbow trout. Great Lakes, stocks, migrations, spawning, life histories, homing","container-title":"Canadian Journal of Fisheries and Aquatic Sciences","DOI":"10.1139/f81-224","ISSN":"0706-652X","issue":"12","journalAbbreviation":"Can. J. Fish. Aquat. Sci.","page":"1759-1771","publisher":"NRC Research Press","source":"cdnsciencepub.com (Atypon)","title":"Life History and Timing of Migrations and Spawning Behavior of Rainbow Trout (Salmo gairdneri) Populations of the Great Lakes","volume":"38","author":[{"family":"Biette","given":"R. M."},{"family":"Dodge","given":"D. P."},{"family":"Hassinger","given":"R. L."},{"family":"Stauffer","given":"T. M."}],"issued":{"date-parts":[["1981",12]]}}},{"id":2779,"uris":["http://zotero.org/users/local/6gGbWaws/items/5I4BHB7A"],"itemData":{"id":2779,"type":"article-journal","abstract":"Migratory animals can enhance ecosystem productivity through the delivery of material subsidies. Among fish, Pacific salmon are well known to deliver large quantities of nutrients to streams as they die after spawning, but the input pathways by which iteroparous species provide nutrient subsidies have not been resolved. Our objective was to determine the importance of excretion, eggs and carcasses as nutrient sources from a large migration of longnose suckers into a stream draining a moderately agricultural catchment. Additionally, we evaluated nutrient limitation in the stream using nutrient-diffusing substrates and determined the timing of nutrient releases during egg decomposition using a microcosm experiment. Eggs were the largest component of the nitrogen (N, 57%) and phosphorus (P, 76%) inputs from the migration, followed by excretion by live adults (40% N, 16% P). Carcasses were a minor component of inputs. Estimated P inputs from fish were over three times larger than the observed export of dissolved P in this P-limited stream during the 66-day sampling period. In contrast, sucker N inputs were &lt;2% of dissolved N export, which was dominated by NO3. However, the dynamics of NH4 concentrations through the course of the migration were closely associated with estimated NH4 inputs from excretion and eggs. Eggs and excretion constitute significant nutrient inputs during migrations, even in catchments with elevated nutrient loads from agriculture. Mass mortality is not required for migratory fish to enhance nutrient availability in their spawning habitats. Given that sucker excretion rates and female reproductive investment are typical for freshwater fish, our results suggest that spawning migrations of iteroparous species in rivers around the world may deliver important nutrient subsidies when migrations are large.","container-title":"Freshwater Biology","DOI":"10.1111/fwb.12494","ISSN":"1365-2427","issue":"3","language":"en","license":"© 2014 John Wiley &amp; Sons Ltd","note":"_eprint: https://onlinelibrary.wiley.com/doi/pdf/10.1111/fwb.12494","page":"490-499","source":"Wiley Online Library","title":"Multiple nutrient subsidy pathways from a spawning migration of iteroparous fish","volume":"60","author":[{"family":"Childress","given":"Evan S."},{"family":"McIntyre","given":"Peter B."}],"issued":{"date-parts":[["2015"]]}}},{"id":3829,"uris":["http://zotero.org/users/local/6gGbWaws/items/ZFT9D7DQ"],"itemData":{"id":3829,"type":"article-journal","abstract":"The ability for migratory fishes to move commonly limiting resources such as nitrogen (N) and phosphorus (P) between discrete environments can have pronounced effects on recipient ecosystems. To further understand the geographic and taxonomic scope of migratory fish resource subsidies, we quantified N and P subsidies delivered by adfluvial suckers (Smallmouth Buffalo, Ictiobus bubalus) via excretion, eggs and carcasses to a small oligotrophic stream during their annual spawning migration. We also compared nutrient inputs from migrant buffalo with watershed nutrient export to assess the likelihood that delivered nutrients were ecologically important. We estimated that approximately 67,000 buffalo delivered 730 kg of N and 80 kg of P to Citico Creek as a result of excretion and egg subsidies across three migration waves. We estimated that carcasses delivered negligible amounts of N and P due to extremely low retention. The ratio of migrant inputs (Mw) to system export (Ew; Mw/Ew) varied amongst three migration waves and compounds (i.e. dissolved inorganic nitrogen, ammonium and soluble reactive phosphorus), with values for Mw/Ew ranging from 0.25 to 5.10, reflecting the potential of nutrient subsidies to exceed nutrients exported from the system under certain conditions. Our findings suggest that suckers have the potential to deliver large resource subsidies to their spawning habitats and that these subsidies may be ecologically important, thus warranting additional consideration of the functional relevance of nongame fishes and their migrations.","container-title":"Ecology of Freshwater Fish","DOI":"10.1111/eff.12676","ISSN":"1600-0633","issue":"1","language":"en","note":"_eprint: https://onlinelibrary.wiley.com/doi/pdf/10.1111/eff.12676","page":"181-194","source":"Wiley Online Library","title":"Salmon of the Southeastern U.S.: Sucker migrations deliver resource subsidies to oligotrophic stream","title-short":"Salmon of the Southeastern U.S.","volume":"32","author":[{"family":"White","given":"Mack"},{"family":"Wheeler","given":"Kit"},{"family":"Hudson","given":"Ryan R."},{"family":"Murdock","given":"Justin N."}],"issued":{"date-parts":[["2023"]]}}}],"schema":"https://github.com/citation-style-language/schema/raw/master/csl-citation.json"} </w:instrText>
      </w:r>
      <w:r w:rsidR="00E8121F">
        <w:fldChar w:fldCharType="separate"/>
      </w:r>
      <w:r w:rsidR="00E8121F">
        <w:rPr>
          <w:noProof/>
        </w:rPr>
        <w:t>(Biette et al. 1981, Childress and McIntyre 2015, White et al. 2023)</w:t>
      </w:r>
      <w:r w:rsidR="00E8121F">
        <w:fldChar w:fldCharType="end"/>
      </w:r>
      <w:r w:rsidRPr="006C22B9">
        <w:t xml:space="preserve">. </w:t>
      </w:r>
      <w:r w:rsidR="00DC360C">
        <w:t>This</w:t>
      </w:r>
      <w:r w:rsidRPr="006C22B9">
        <w:t xml:space="preserve"> may be an important contributor to lake–</w:t>
      </w:r>
      <w:r w:rsidR="00F67B12">
        <w:t>creek</w:t>
      </w:r>
      <w:r w:rsidRPr="006C22B9">
        <w:t xml:space="preserve"> coupling among golden and common shiners</w:t>
      </w:r>
      <w:r w:rsidR="00DC360C">
        <w:t xml:space="preserve"> in our study system</w:t>
      </w:r>
      <w:r w:rsidRPr="006C22B9">
        <w:t>, as we observed very high upstream biomass flux during spring (Figure 5A), which coincides with spawning for both species</w:t>
      </w:r>
      <w:r w:rsidR="002821B9">
        <w:t xml:space="preserve"> </w:t>
      </w:r>
      <w:r w:rsidR="00E8121F">
        <w:fldChar w:fldCharType="begin"/>
      </w:r>
      <w:r w:rsidR="00E8121F">
        <w:instrText xml:space="preserve"> ADDIN ZOTERO_ITEM CSL_CITATION {"citationID":"ONyI0lnX","properties":{"unsorted":false,"formattedCitation":"(Scott and Crossman 1973, Stone et al. 2016)","plainCitation":"(Scott and Crossman 1973, Stone et al. 2016)","noteIndex":0},"citationItems":[{"id":3839,"uris":["http://zotero.org/users/local/6gGbWaws/items/VPXHRNCN"],"itemData":{"id":3839,"type":"book","number-of-pages":"966","publisher":"Fisheries Research Board of Canada","title":"Freshwater fishes of Canada","volume":"184","author":[{"family":"Scott","given":"William Beverley"},{"family":"Crossman","given":"Edwin John"}],"issued":{"date-parts":[["1973"]]}}},{"id":2747,"uris":["http://zotero.org/users/local/6gGbWaws/items/SNJ8RXXC"],"itemData":{"id":2747,"type":"article-journal","abstract":"The golden shiner, Notemigonus crysoleucas, is a major bait and forage fish species in the USA. Farmers produce millions of golden shiners annually that are distributed live, many across state boundaries. Native over much of the eastern and central USA, this species is often present but rarely abundant in natural systems, as fish density is apparently controlled by predation rather than by food resources. Aquaculture of the golden shiner is a century-old practice and culture methods have evolved over time, resulting in today's farm-raised, certified specific pathogen– and aquatic nuisance species–free baitfish. Federal and state agencies and universities have a long history of developing culture methods and promoting baitfish culture to replace the indiscriminate and wasteful harvest of fish from natural waters. Despite advances in culture methods and the advantages of a farm-raised species produced under controlled and biosecure conditions, golden shiner farming is only marginally profitable and remaining farmers survive on farm equity and increased market share from others exiting the business. Ironically, increasing regulations and restrictions leading to a reduction in the supply of farm-raised baitfish could drive anglers back to harvesting bait from natural waters, the very concern that initiated government support for baitfish culture a century ago.","container-title":"Journal of the World Aquaculture Society","DOI":"10.1111/jwas.12269","ISSN":"1749-7345","issue":"2","language":"en","license":"© Copyright by the World Aquaculture Society 2016","note":"_eprint: https://onlinelibrary.wiley.com/doi/pdf/10.1111/jwas.12269","page":"152-200","source":"Wiley Online Library","title":"A Fish of Weedy Waters: Golden Shiner Biology and Culture","title-short":"A Fish of Weedy Waters","volume":"47","author":[{"family":"Stone","given":"Nathan M."},{"family":"Kelly","given":"Anita M."},{"family":"Roy","given":"Luke A."}],"issued":{"date-parts":[["2016"]]}}}],"schema":"https://github.com/citation-style-language/schema/raw/master/csl-citation.json"} </w:instrText>
      </w:r>
      <w:r w:rsidR="00E8121F">
        <w:fldChar w:fldCharType="separate"/>
      </w:r>
      <w:r w:rsidR="00E8121F">
        <w:rPr>
          <w:noProof/>
        </w:rPr>
        <w:t>(Scott and Crossman 1973, Stone et al. 2016)</w:t>
      </w:r>
      <w:r w:rsidR="00E8121F">
        <w:fldChar w:fldCharType="end"/>
      </w:r>
      <w:r w:rsidRPr="006C22B9">
        <w:t xml:space="preserve">. However, this period also showed a greater number of cross-habitat recurrence events in our telemetry data, suggesting fish were not simply moving upstream to spawn and remain in the </w:t>
      </w:r>
      <w:r w:rsidR="00F67B12">
        <w:t>creek</w:t>
      </w:r>
      <w:r w:rsidRPr="006C22B9">
        <w:t>, but were repeatedly moving between habitats during this time of year.</w:t>
      </w:r>
    </w:p>
    <w:p w14:paraId="06A4D25D" w14:textId="5A2BC55E" w:rsidR="006C22B9" w:rsidRPr="006C22B9" w:rsidRDefault="006C22B9" w:rsidP="006C22B9">
      <w:pPr>
        <w:spacing w:after="240"/>
        <w:jc w:val="both"/>
      </w:pPr>
      <w:r w:rsidRPr="006C22B9">
        <w:t xml:space="preserve">While spawning migrations likely explain part of this connectivity, freshwater fishes also move between lakes and </w:t>
      </w:r>
      <w:r w:rsidR="00F67B12">
        <w:t>creeks</w:t>
      </w:r>
      <w:r w:rsidRPr="006C22B9">
        <w:t xml:space="preserve"> for other reasons, including </w:t>
      </w:r>
      <w:r w:rsidR="00DB0EE7">
        <w:t xml:space="preserve">to exploit </w:t>
      </w:r>
      <w:r w:rsidRPr="006C22B9">
        <w:t xml:space="preserve">foraging opportunities, </w:t>
      </w:r>
      <w:r w:rsidR="00DB0EE7">
        <w:t>to</w:t>
      </w:r>
      <w:r w:rsidRPr="006C22B9">
        <w:t xml:space="preserve"> </w:t>
      </w:r>
      <w:r w:rsidR="00DB0EE7">
        <w:t>avoid predators</w:t>
      </w:r>
      <w:r w:rsidRPr="006C22B9">
        <w:t xml:space="preserve">, and </w:t>
      </w:r>
      <w:r>
        <w:t>to seek</w:t>
      </w:r>
      <w:r w:rsidRPr="006C22B9">
        <w:t xml:space="preserve"> thermal or oxygen </w:t>
      </w:r>
      <w:r>
        <w:t>refugia</w:t>
      </w:r>
      <w:r w:rsidRPr="006C22B9">
        <w:t xml:space="preserve"> </w:t>
      </w:r>
      <w:r w:rsidR="00125C82">
        <w:fldChar w:fldCharType="begin"/>
      </w:r>
      <w:r w:rsidR="00810920">
        <w:instrText xml:space="preserve"> ADDIN ZOTERO_ITEM CSL_CITATION {"citationID":"exz5MjTn","properties":{"unsorted":false,"formattedCitation":"(Magnuson et al. 1985, He and Kitchell 1990, Dolinsek et al. 2014, Hahlbeck et al. 2022)","plainCitation":"(Magnuson et al. 1985, He and Kitchell 1990, Dolinsek et al. 2014, Hahlbeck et al. 2022)","dontUpdate":true,"noteIndex":0},"citationItems":[{"id":3901,"uris":["http://zotero.org/users/local/6gGbWaws/items/2RWZYMX3"],"itemData":{"id":3901,"type":"article-journal","abstract":"I Center for Limnology and Department of Zoology, University of Wisconsin, Madison WI 53706, U.S.A. 2 Experimental Lakes Area, Freshwater Institute, Box 313, Kenora, Ontario P9N 3X4, Canada 3Research Center - King Hall, State University of New York, Oswego, NY 13126, U.S.A.","container-title":"Environmental Biology of Fishes","DOI":"10.1007/BF00002627","ISSN":"0378-1909, 1573-5133","issue":"4","journalAbbreviation":"Environ Biol Fish","language":"en","license":"http://www.springer.com/tdm","page":"241-250","source":"DOI.org (Crossref)","title":"Surviving winter hypoxia: behavioral adaptations of fishes in a northern Wisconsin winterkill lake","title-short":"Surviving winter hypoxia","volume":"14","author":[{"family":"Magnuson","given":"John J."},{"family":"Beckel","given":"Annamarie L."},{"family":"Mills","given":"Ken"},{"family":"Brandt","given":"Stephen B."}],"issued":{"date-parts":[["1985",12]]}}},{"id":3843,"uris":["http://zotero.org/users/local/6gGbWaws/items/QQZ3XDZA"],"itemData":{"id":3843,"type":"article-journal","abstract":"We designed an experiment to test the relative importances of direct and indirect effects of piscivorous predation on an assemblage of small fishes in a piscivore-free lake.The direct effect is defined as consumption of prey fishes. Indirect effects include habitat changes associated with predator avoidance behavior, increases of emigration rates, and changes of composition and size structure of the prey community. After a year of premanipulation study, adult northern pike Esox lucius (a predator species) were introduced into the lake. Decrease of prey fish biomass due to increased emigration was at least as great as that due to direct consumption by the predators. Significant indirect effects included decreased abundance of dominant species, increases of some rare species, and decreases of mean size for species most vulnerable to predation. Indirect effects occurred rapidly and were most apparent during weeks immediately after northern pike were introduced.","container-title":"Transactions of the American Fisheries Society","DOI":"10.1577/1548-8659(1990)119&lt;0825:DAIEOP&gt;2.3.CO;2","ISSN":"0002-8487, 1548-8659","issue":"5","journalAbbreviation":"Transactions of the American Fisheries Society","language":"en","page":"825-835","source":"DOI.org (Crossref)","title":"Direct and Indirect Effects of Predation on a Fish Community: A Whole-Lake Experiment","title-short":"Direct and Indirect Effects of Predation on a Fish Community","volume":"119","author":[{"family":"He","given":"Xi"},{"family":"Kitchell","given":"James F."}],"issued":{"date-parts":[["1990",9]]}}},{"id":3841,"uris":["http://zotero.org/users/local/6gGbWaws/items/FIWQ4ESB"],"itemData":{"id":3841,"type":"article-journal","abstract":"Little is known about the movements of most stream ﬁshes, so ﬁsheries managers often rely on natural history data from the literature to make management decisions. Observations of over 15 000 individuals from 37 species across 3 years were used to evaluate four aspects of the reliability of literature data for predicting the movement behaviour of stream ﬁshes: (i) water temperature when ﬁsh enter streams; (ii) reasons for moving into the streams; (iii) stream residence times of migrants; and (iv) relative use of lake and stream habitats. Comparisons of our data for arrival times in the streams, water temperature at arrival, and time spent in the streams were highly correlated with literature data, whereas relative use of the lake was not. Further, our detailed data revealed two novel ﬁndings: (1) in many species juveniles were also moving into streams, even in those species where adults were clearly spawning in the streams; and (2) adult-sized individuals were moving into streams for nonreproductive purposes. Our results suggest that ﬁshery managers can conﬁdently use natural history information to gain general insights into the movement ecology of ﬁshes, but should also recognize that this information remains incomplete in important ways.","container-title":"Canadian Journal of Fisheries and Aquatic Sciences","DOI":"10.1139/cjfas-2013-0294","ISSN":"0706-652X, 1205-7533","issue":"8","journalAbbreviation":"Can. J. Fish. Aquat. Sci.","language":"en","license":"http://www.nrcresearchpress.com/page/about/CorporateTextAndDataMining","page":"1171-1185","source":"DOI.org (Crossref)","title":"Do natural history data predict the movement ecology of fishes in Lake Ontario streams?","volume":"71","author":[{"family":"Dolinsek","given":"Ivan J."},{"family":"McLaughlin","given":"Robert L."},{"family":"Grant","given":"James W.A."},{"family":"O’Connor","given":"Lisa M."},{"family":"Pratt","given":"Thomas C."}],"editor":[{"family":"Magnan","given":"Pierre"}],"issued":{"date-parts":[["2014",8]]}}},{"id":3903,"uris":["http://zotero.org/users/local/6gGbWaws/items/RBXBRWCK"],"itemData":{"id":3903,"type":"article-journal","abstract":"A central tenet of landscape ecology is that mobile species depend on complementary habitats, which are insufﬁcient in isolation, but combine to support animals through the full annual cycle. However, incorporating the dynamic needs of mobile species into conservation strategies remains a challenge, particularly in the context of climate adaptation planning. For cold-water ﬁshes,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ﬁsh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ﬁsheries and challenge the common practice of identifying refugia based only on summer conditions.","container-title":"Conservation Biology","DOI":"10.1111/cobi.13857","ISSN":"0888-8892, 1523-1739","issue":"3","journalAbbreviation":"Conservation Biology","language":"en","page":"e13857","source":"DOI.org (Crossref)","title":"Contribution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B."}],"issued":{"date-parts":[["2022",6]]}}}],"schema":"https://github.com/citation-style-language/schema/raw/master/csl-citation.json"} </w:instrText>
      </w:r>
      <w:r w:rsidR="00125C82">
        <w:fldChar w:fldCharType="separate"/>
      </w:r>
      <w:r w:rsidR="00125C82">
        <w:rPr>
          <w:noProof/>
        </w:rPr>
        <w:t>(Magnuson et al. 1985, He and Kitchell 1990, Dolinsek et al. 2014, Hahlbeck et al. 2022</w:t>
      </w:r>
      <w:r w:rsidR="00125C82">
        <w:fldChar w:fldCharType="end"/>
      </w:r>
      <w:r w:rsidRPr="006C22B9">
        <w:t>; see Table S1</w:t>
      </w:r>
      <w:r>
        <w:t xml:space="preserve"> for a list of examples</w:t>
      </w:r>
      <w:r w:rsidRPr="006C22B9">
        <w:t xml:space="preserve">). For example, </w:t>
      </w:r>
      <w:r w:rsidRPr="006C22B9">
        <w:lastRenderedPageBreak/>
        <w:t>research on lake–stream migrations among prey fish in European freshwater systems shows that movements into streams</w:t>
      </w:r>
      <w:r>
        <w:t xml:space="preserve"> from adjacent lakes</w:t>
      </w:r>
      <w:r w:rsidRPr="006C22B9">
        <w:t xml:space="preserve"> are often driven by trade-offs between growth opportunities and predation risk</w:t>
      </w:r>
      <w:r w:rsidR="00224ACA">
        <w:t xml:space="preserve"> </w:t>
      </w:r>
      <w:r w:rsidR="00697700">
        <w:fldChar w:fldCharType="begin"/>
      </w:r>
      <w:r w:rsidR="00697700">
        <w:instrText xml:space="preserve"> ADDIN ZOTERO_ITEM CSL_CITATION {"citationID":"cNrd9u7V","properties":{"unsorted":false,"formattedCitation":"(Br\\uc0\\u246{}nmark et al. 2008)","plainCitation":"(Brönmark et al. 2008)","noteIndex":0},"citationItems":[{"id":3855,"uris":["http://zotero.org/users/local/6gGbWaws/items/ZSH6EQYF"],"itemData":{"id":3855,"type":"article-journal","abstract":"Migration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Anders"},{"family":"Hansson","given":"Lars-Anders"}],"editor":[{"family":"Somers","given":"Michael"}],"issued":{"date-parts":[["2008",4,16]]}}}],"schema":"https://github.com/citation-style-language/schema/raw/master/csl-citation.json"} </w:instrText>
      </w:r>
      <w:r w:rsidR="00697700">
        <w:fldChar w:fldCharType="separate"/>
      </w:r>
      <w:r w:rsidR="00697700" w:rsidRPr="00697700">
        <w:rPr>
          <w:rFonts w:eastAsiaTheme="minorHAnsi"/>
          <w:lang w:val="en-US"/>
          <w14:ligatures w14:val="standardContextual"/>
        </w:rPr>
        <w:t>(</w:t>
      </w:r>
      <w:proofErr w:type="spellStart"/>
      <w:r w:rsidR="00697700" w:rsidRPr="00697700">
        <w:rPr>
          <w:rFonts w:eastAsiaTheme="minorHAnsi"/>
          <w:lang w:val="en-US"/>
          <w14:ligatures w14:val="standardContextual"/>
        </w:rPr>
        <w:t>Brönmark</w:t>
      </w:r>
      <w:proofErr w:type="spellEnd"/>
      <w:r w:rsidR="00697700" w:rsidRPr="00697700">
        <w:rPr>
          <w:rFonts w:eastAsiaTheme="minorHAnsi"/>
          <w:lang w:val="en-US"/>
          <w14:ligatures w14:val="standardContextual"/>
        </w:rPr>
        <w:t xml:space="preserve"> et al. 2008)</w:t>
      </w:r>
      <w:r w:rsidR="00697700">
        <w:fldChar w:fldCharType="end"/>
      </w:r>
      <w:r w:rsidRPr="006C22B9">
        <w:t xml:space="preserve">. In these systems, </w:t>
      </w:r>
      <w:r w:rsidR="002821B9">
        <w:t xml:space="preserve">partial </w:t>
      </w:r>
      <w:r w:rsidRPr="006C22B9">
        <w:t>seasonal migrations allow prey fish to occupy lower-risk stream habitats that are inaccessible to predatory fish when resources are scarce</w:t>
      </w:r>
      <w:r>
        <w:t xml:space="preserve"> in the lake during winter</w:t>
      </w:r>
      <w:r w:rsidRPr="006C22B9">
        <w:t>, and re-enter predator-dense lakes when resources are abundant</w:t>
      </w:r>
      <w:r>
        <w:t xml:space="preserve"> in spring and summer</w:t>
      </w:r>
      <w:r w:rsidR="002821B9">
        <w:t xml:space="preserve"> </w:t>
      </w:r>
      <w:r w:rsidR="00697700">
        <w:fldChar w:fldCharType="begin"/>
      </w:r>
      <w:r w:rsidR="00697700">
        <w:instrText xml:space="preserve"> ADDIN ZOTERO_ITEM CSL_CITATION {"citationID":"LTOKAOWT","properties":{"unsorted":false,"formattedCitation":"(Brodersen et al. 2008, Br\\uc0\\u246{}nmark et al. 2008, 2014, Chapman et al. 2012)","plainCitation":"(Brodersen et al. 2008, Brönmark et al. 2008, 2014, Chapman et al. 2012)","noteIndex":0},"citationItems":[{"id":2825,"uris":["http://zotero.org/users/local/6gGbWaws/items/NTY9PM87"],"itemData":{"id":2825,"type":"article-journal","abstract":"Partial migration is a common phenomenon among many animals and occurs in many types of ecosystems. Understanding the mechanisms behind partial migration is of major importance for the understanding of population dynamics and, eventually, ecosystem processes. We studied the effects of food availability on the seasonal partial migration of cyprinid fish from a lake to connected streams during winter by the use of passive telemetry. Fish with increased access to food were found to migrate in higher proportion, earlier in the season, and to reside in the streams for a longer period compared to fish with decreased access to food. Furthermore, fewer unfed migrants returned to the lake, indicating higher overwinter mortality. Our results suggest that individual fish trade off safety from predation and access to food differently depending on their body condition, which results in a condition-dependent partial migration. Hence, our main conclusion is that individual decision-making is based on assessment of own condition which offers a mechanistic explanation to partial migration. Moreover, this may be of high importance for understanding population responses to environmental variation as well as ecosystem dynamics and stability.","container-title":"Ecology","DOI":"10.1890/07-1318.1","ISSN":"1939-9170","issue":"5","language":"en","license":"© 2008 by the Ecological Society of America","note":"_eprint: https://esajournals.onlinelibrary.wiley.com/doi/pdf/10.1890/07-1318.1","page":"1195-1200","source":"Wiley Online Library","title":"Condition-Dependent Individual Decision-Making Determines Cyprinid Partial Migration","volume":"89","author":[{"family":"Brodersen","given":"Jakob"},{"family":"Nilsson","given":"P. Anders"},{"family":"Hansson","given":"Lars-Anders"},{"family":"Skov","given":"Christian"},{"family":"Brönmark","given":"Christer"}],"issued":{"date-parts":[["2008"]]}}},{"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id":3859,"uris":["http://zotero.org/users/local/6gGbWaws/items/AT54PNII"],"itemData":{"id":3859,"type":"article-journal","abstract":"Animal migration is an amazing phenomenon that has fascinated humans for long. Many freshwater fishes also show remarkable migrations, whereof the spectacular mass migrations of salmonids from the spawning streams are the most well known and well studied. However, recent studies have shown that migration occurs in a range of freshwater fish taxa from many different habitats. In this review we focus on the causes and consequences of migration in freshwater fishes. We start with an introduction of concepts and categories of migration, and then address the evolutionary causes that drive individuals to make these migratory journeys. The basis for the decision of an individual fish to migrate or stay resident is an evaluation of the costs and benefits of different strategies to maximize its lifetime reproductive effort. We provide examples by discussing our own work on the causes behind seasonal migration in a cyprinid fish, roach (Rutilus rutilus (L., 1758)), within this framework. We then highlight different adaptations that allow fish to migrate over sometimes vast journeys across space, including capacity for orientation, osmoregulation, and efficient energy expenditure. Following this we consider the consequences of migration in freshwater fish from ecological, evolutionary, and conservation perspectives, and finally, we detail some of the recent developments in the methodologies used to collect data on fish migration and how these could be used in future research.","container-title":"Canadian Journal of Zoology","DOI":"10.1139/cjz-2012-0277","ISSN":"0008-4301","issue":"6","journalAbbreviation":"Can. J. Zool.","page":"467-479","publisher":"NRC Research Press","source":"cdnsciencepub.com (Atypon)","title":"There and back again: migration in freshwater fishes","title-short":"There and back again","volume":"92","author":[{"family":"Brönmark","given":"C."},{"family":"Hulthén","given":"K."},{"family":"Nilsson","given":"P.A."},{"family":"Skov","given":"C."},{"family":"Hansson","given":"L.-A."},{"family":"Brodersen","given":"J."},{"family":"Chapman","given":"B.B."}],"issued":{"date-parts":[["2014",6]]}}},{"id":2720,"uris":["http://zotero.org/users/local/6gGbWaws/items/IPSJRLSS"],"itemData":{"id":2720,"type":"article-journal","abstract":"Partial migration, where only some individuals from a population migrate, has been widely reported in a diverse range of animals. In this paper, what is known about the causes and consequences of partial migration in fishes is reviewed. Firstly, the ultimate and proximate drivers of partial migration are reflected upon: what ecological factors can shape the evolution of migratory dimorphism? How is partial migration maintained over evolutionary timescales? What proximate mechanisms determine whether an individual is migratory or remains resident? Following this, the consequences of partial migration are considered, in an ecological and evolutionary context, and also in an applied sense. Here it is argued that understanding the concept of partial migration is crucial for fisheries and ecosystem managers, and can provide information for conservation strategies. The review concludes with a reflection on the future opportunities in this field, and the avenues of research that are likely to be fruitful to shed light on the enduring puzzle of partial migration in fishes.","container-title":"Journal of Fish Biology","DOI":"10.1111/j.1095-8649.2012.03342.x","ISSN":"1095-8649","issue":"2","language":"en","note":"_eprint: https://onlinelibrary.wiley.com/doi/pdf/10.1111/j.1095-8649.2012.03342.x","page":"456-478","source":"Wiley Online Library","title":"Partial migration in fishes: causes and consequences","title-short":"Partial migration in fishes","volume":"81","author":[{"family":"Chapman","given":"B. B."},{"family":"Hulthén","given":"K."},{"family":"Brodersen","given":"J."},{"family":"Nilsson","given":"P. A."},{"family":"Skov","given":"C."},{"family":"Hansson","given":"L.-A."},{"family":"Brönmark","given":"C."}],"issued":{"date-parts":[["2012"]]}}}],"schema":"https://github.com/citation-style-language/schema/raw/master/csl-citation.json"} </w:instrText>
      </w:r>
      <w:r w:rsidR="00697700">
        <w:fldChar w:fldCharType="separate"/>
      </w:r>
      <w:r w:rsidR="00697700" w:rsidRPr="00697700">
        <w:rPr>
          <w:rFonts w:eastAsiaTheme="minorHAnsi"/>
          <w:lang w:val="en-US"/>
          <w14:ligatures w14:val="standardContextual"/>
        </w:rPr>
        <w:t>(</w:t>
      </w:r>
      <w:proofErr w:type="spellStart"/>
      <w:r w:rsidR="00697700" w:rsidRPr="00697700">
        <w:rPr>
          <w:rFonts w:eastAsiaTheme="minorHAnsi"/>
          <w:lang w:val="en-US"/>
          <w14:ligatures w14:val="standardContextual"/>
        </w:rPr>
        <w:t>Brodersen</w:t>
      </w:r>
      <w:proofErr w:type="spellEnd"/>
      <w:r w:rsidR="00697700" w:rsidRPr="00697700">
        <w:rPr>
          <w:rFonts w:eastAsiaTheme="minorHAnsi"/>
          <w:lang w:val="en-US"/>
          <w14:ligatures w14:val="standardContextual"/>
        </w:rPr>
        <w:t xml:space="preserve"> et al. 2008, </w:t>
      </w:r>
      <w:proofErr w:type="spellStart"/>
      <w:r w:rsidR="00697700" w:rsidRPr="00697700">
        <w:rPr>
          <w:rFonts w:eastAsiaTheme="minorHAnsi"/>
          <w:lang w:val="en-US"/>
          <w14:ligatures w14:val="standardContextual"/>
        </w:rPr>
        <w:t>Brönmark</w:t>
      </w:r>
      <w:proofErr w:type="spellEnd"/>
      <w:r w:rsidR="00697700" w:rsidRPr="00697700">
        <w:rPr>
          <w:rFonts w:eastAsiaTheme="minorHAnsi"/>
          <w:lang w:val="en-US"/>
          <w14:ligatures w14:val="standardContextual"/>
        </w:rPr>
        <w:t xml:space="preserve"> et al. 2008, 2014, Chapman et al. 2012)</w:t>
      </w:r>
      <w:r w:rsidR="00697700">
        <w:fldChar w:fldCharType="end"/>
      </w:r>
      <w:r w:rsidRPr="006C22B9">
        <w:t xml:space="preserve">. Similar trade-offs between resource acquisition and predator avoidance may therefore contribute to the coupling of lake and </w:t>
      </w:r>
      <w:r w:rsidR="00F67B12">
        <w:t>creek</w:t>
      </w:r>
      <w:r w:rsidRPr="006C22B9">
        <w:t xml:space="preserve"> habitats observed here.</w:t>
      </w:r>
      <w:r w:rsidR="00D85F4D">
        <w:t xml:space="preserve"> </w:t>
      </w:r>
    </w:p>
    <w:p w14:paraId="375E9FB1" w14:textId="19E38AFD" w:rsidR="00915A4D" w:rsidRPr="003B0052" w:rsidRDefault="00915A4D" w:rsidP="00AF338A">
      <w:pPr>
        <w:spacing w:after="240"/>
        <w:jc w:val="both"/>
      </w:pPr>
      <w:r w:rsidRPr="003B0052">
        <w:t>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are widespread, introduced predators that occupy both Lake Opeongo and Costello Creek. However, their size distributions differ markedly between habitats (Figure </w:t>
      </w:r>
      <w:r w:rsidR="00EB7BFD">
        <w:t>S</w:t>
      </w:r>
      <w:r w:rsidR="00DE2010">
        <w:t>4</w:t>
      </w:r>
      <w:r w:rsidRPr="003B0052">
        <w:t xml:space="preserve">), with individuals in the lake observed to be substantially larger (mean total length = 256 ± 123 mm) than those in the creek (mean total length = 112 ± 35 mm). Given established relationships between body size and </w:t>
      </w:r>
      <w:proofErr w:type="spellStart"/>
      <w:r w:rsidRPr="003B0052">
        <w:t>piscivory</w:t>
      </w:r>
      <w:proofErr w:type="spellEnd"/>
      <w:r w:rsidR="00697700">
        <w:t xml:space="preserve"> </w:t>
      </w:r>
      <w:r w:rsidR="00697700">
        <w:fldChar w:fldCharType="begin"/>
      </w:r>
      <w:r w:rsidR="00697700">
        <w:instrText xml:space="preserve"> ADDIN ZOTERO_ITEM CSL_CITATION {"citationID":"gAEkjD2Y","properties":{"unsorted":false,"formattedCitation":"(Mittelbach and Persson 1998)","plainCitation":"(Mittelbach and Persson 1998)","noteIndex":0},"citationItems":[{"id":3904,"uris":["http://zotero.org/users/local/6gGbWaws/items/NH4LG9JR"],"itemData":{"id":3904,"type":"article-journal","abstract":"In this study, we review the wealth of ecological information available for 27 species of freshwater piscivores from Europe and North America and examine the factors that determine variation in the diet ontogeny of piscivores and consider some of the ecological consequences of this variation. Focusing on interspecific variation, we found that species that were born larger and had larger mouth gapes became piscivorous at younger ages and at smaller sizes. However, there was no relationship between time of spawning (measured by average spawning temperature) and size at age 1 or size when becoming piscivorous. Species that became piscivorous at smaller sizes were also larger by age 1, and size differences expressed by piscivores in their first year of life tended to carry over to later ages. Not surprisingly, maximum and mean prey size eaten increased with predator size in all species. However, while piscivore species differed in morphologies and feeding efficiencies, prey sizes in the diets were remarkable similar for piscivores of similar body length. These data suggest that most of the variation found in the sizes of prey eaten by piscivores is due to differences in piscivore body size.","container-title":"Canadian Journal of Fisheries and Aquatic Sciences","DOI":"10.1139/f98-041","ISSN":"0706-652X, 1205-7533","issue":"6","journalAbbreviation":"Can. J. Fish. Aquat. Sci.","language":"en","license":"http://www.nrcresearchpress.com/page/about/CorporateTextAndDataMining","page":"1454-1465","source":"DOI.org (Crossref)","title":"The ontogeny of piscivory and its ecological consequences","volume":"55","author":[{"family":"Mittelbach","given":"Gary G"},{"family":"Persson","given":"Lennart"}],"issued":{"date-parts":[["1998",6,1]]}}}],"schema":"https://github.com/citation-style-language/schema/raw/master/csl-citation.json"} </w:instrText>
      </w:r>
      <w:r w:rsidR="00697700">
        <w:fldChar w:fldCharType="separate"/>
      </w:r>
      <w:r w:rsidR="00697700">
        <w:rPr>
          <w:noProof/>
        </w:rPr>
        <w:t>(Mittelbach and Persson 1998)</w:t>
      </w:r>
      <w:r w:rsidR="00697700">
        <w:fldChar w:fldCharType="end"/>
      </w:r>
      <w:r w:rsidRPr="003B0052">
        <w:t xml:space="preserve">, smallmouth bass in the lake are expected to exert strong top-down pressure on prey fish such as shiners </w:t>
      </w:r>
      <w:r w:rsidR="00697700">
        <w:fldChar w:fldCharType="begin"/>
      </w:r>
      <w:r w:rsidR="00697700">
        <w:instrText xml:space="preserve"> ADDIN ZOTERO_ITEM CSL_CITATION {"citationID":"UqQuzNe3","properties":{"unsorted":false,"formattedCitation":"(Vander Zanden et al. 1999)","plainCitation":"(Vander Zanden et al. 1999)","noteIndex":0},"citationItems":[{"id":2832,"uris":["http://zotero.org/users/local/6gGbWaws/items/34RVBWL2"],"itemData":{"id":2832,"type":"article-journal","container-title":"Nature","DOI":"10.1038/46762","ISSN":"0028-0836, 1476-4687","issue":"6752","journalAbbreviation":"Nature","language":"en","license":"http://www.springer.com/tdm","page":"464-467","source":"DOI.org (Crossref)","title":"Stable isotope evidence for the food web consequences of species invasions in lakes","volume":"401","author":[{"family":"Vander Zanden","given":"M. Jake"},{"family":"Casselman","given":"John M."},{"family":"Rasmussen","given":"Joseph B."}],"issued":{"date-parts":[["1999",9]]}}}],"schema":"https://github.com/citation-style-language/schema/raw/master/csl-citation.json"} </w:instrText>
      </w:r>
      <w:r w:rsidR="00697700">
        <w:fldChar w:fldCharType="separate"/>
      </w:r>
      <w:r w:rsidR="00697700">
        <w:rPr>
          <w:noProof/>
        </w:rPr>
        <w:t>(Vander Zanden et al. 1999)</w:t>
      </w:r>
      <w:r w:rsidR="00697700">
        <w:fldChar w:fldCharType="end"/>
      </w:r>
      <w:r w:rsidRPr="003B0052">
        <w:t xml:space="preserve">, whereas the smaller individuals in the creek are less likely to be piscivorous due to gape limitation </w:t>
      </w:r>
      <w:r w:rsidR="00697700">
        <w:fldChar w:fldCharType="begin"/>
      </w:r>
      <w:r w:rsidR="00697700">
        <w:instrText xml:space="preserve"> ADDIN ZOTERO_ITEM CSL_CITATION {"citationID":"wMxVFsYm","properties":{"unsorted":false,"formattedCitation":"(Mittelbach and Persson 1998)","plainCitation":"(Mittelbach and Persson 1998)","noteIndex":0},"citationItems":[{"id":3904,"uris":["http://zotero.org/users/local/6gGbWaws/items/NH4LG9JR"],"itemData":{"id":3904,"type":"article-journal","abstract":"In this study, we review the wealth of ecological information available for 27 species of freshwater piscivores from Europe and North America and examine the factors that determine variation in the diet ontogeny of piscivores and consider some of the ecological consequences of this variation. Focusing on interspecific variation, we found that species that were born larger and had larger mouth gapes became piscivorous at younger ages and at smaller sizes. However, there was no relationship between time of spawning (measured by average spawning temperature) and size at age 1 or size when becoming piscivorous. Species that became piscivorous at smaller sizes were also larger by age 1, and size differences expressed by piscivores in their first year of life tended to carry over to later ages. Not surprisingly, maximum and mean prey size eaten increased with predator size in all species. However, while piscivore species differed in morphologies and feeding efficiencies, prey sizes in the diets were remarkable similar for piscivores of similar body length. These data suggest that most of the variation found in the sizes of prey eaten by piscivores is due to differences in piscivore body size.","container-title":"Canadian Journal of Fisheries and Aquatic Sciences","DOI":"10.1139/f98-041","ISSN":"0706-652X, 1205-7533","issue":"6","journalAbbreviation":"Can. J. Fish. Aquat. Sci.","language":"en","license":"http://www.nrcresearchpress.com/page/about/CorporateTextAndDataMining","page":"1454-1465","source":"DOI.org (Crossref)","title":"The ontogeny of piscivory and its ecological consequences","volume":"55","author":[{"family":"Mittelbach","given":"Gary G"},{"family":"Persson","given":"Lennart"}],"issued":{"date-parts":[["1998",6,1]]}}}],"schema":"https://github.com/citation-style-language/schema/raw/master/csl-citation.json"} </w:instrText>
      </w:r>
      <w:r w:rsidR="00697700">
        <w:fldChar w:fldCharType="separate"/>
      </w:r>
      <w:r w:rsidR="00697700">
        <w:rPr>
          <w:noProof/>
        </w:rPr>
        <w:t>(Mittelbach and Persson 1998)</w:t>
      </w:r>
      <w:r w:rsidR="00697700">
        <w:fldChar w:fldCharType="end"/>
      </w:r>
      <w:r w:rsidRPr="003B0052">
        <w:t xml:space="preserve">. Further, smallmouth bass collected from both habitats appeared to rely heavily on lake-derived </w:t>
      </w:r>
      <w:r w:rsidR="006C22B9">
        <w:t>re</w:t>
      </w:r>
      <w:r w:rsidRPr="003B0052">
        <w:t>sources (</w:t>
      </w:r>
      <w:r w:rsidR="00EB7BFD" w:rsidRPr="003B0052">
        <w:t xml:space="preserve">Figure </w:t>
      </w:r>
      <w:r w:rsidR="006C22B9">
        <w:t>S</w:t>
      </w:r>
      <w:r w:rsidR="00DE2010">
        <w:t>5</w:t>
      </w:r>
      <w:r w:rsidRPr="003B0052">
        <w:t xml:space="preserve">), </w:t>
      </w:r>
      <w:commentRangeStart w:id="61"/>
      <w:r w:rsidRPr="003B0052">
        <w:t>indicating their primary role as predators within the lake</w:t>
      </w:r>
      <w:commentRangeEnd w:id="61"/>
      <w:r w:rsidR="0038446C">
        <w:rPr>
          <w:rStyle w:val="CommentReference"/>
        </w:rPr>
        <w:commentReference w:id="61"/>
      </w:r>
      <w:r w:rsidRPr="003B0052">
        <w:t>. Although lake trout (</w:t>
      </w:r>
      <w:r w:rsidRPr="003B0052">
        <w:rPr>
          <w:rStyle w:val="Emphasis"/>
          <w:rFonts w:eastAsiaTheme="majorEastAsia"/>
          <w:color w:val="000000" w:themeColor="text1"/>
        </w:rPr>
        <w:t xml:space="preserve">Salvelinus </w:t>
      </w:r>
      <w:proofErr w:type="spellStart"/>
      <w:r w:rsidRPr="003B0052">
        <w:rPr>
          <w:rStyle w:val="Emphasis"/>
          <w:rFonts w:eastAsiaTheme="majorEastAsia"/>
          <w:color w:val="000000" w:themeColor="text1"/>
        </w:rPr>
        <w:t>namaycush</w:t>
      </w:r>
      <w:proofErr w:type="spellEnd"/>
      <w:r w:rsidRPr="003B0052">
        <w:t>) also inhabit Lake Opeongo, they were not observed in Sproule Bay or Costello Creek during our study and are unlikely to be major predators of shiners in this part of the system. Brook trout (</w:t>
      </w:r>
      <w:r w:rsidRPr="003B0052">
        <w:rPr>
          <w:rStyle w:val="Emphasis"/>
          <w:rFonts w:eastAsiaTheme="majorEastAsia"/>
          <w:color w:val="000000" w:themeColor="text1"/>
        </w:rPr>
        <w:t>Salvelinus fontinalis</w:t>
      </w:r>
      <w:r w:rsidRPr="003B0052">
        <w:t xml:space="preserve">) were captured in the creek during spring and fall, but at sizes not typically associated with </w:t>
      </w:r>
      <w:proofErr w:type="spellStart"/>
      <w:r w:rsidRPr="003B0052">
        <w:t>piscivory</w:t>
      </w:r>
      <w:proofErr w:type="spellEnd"/>
      <w:r w:rsidRPr="003B0052">
        <w:t xml:space="preserve"> (&lt;250 mm; </w:t>
      </w:r>
      <w:r w:rsidR="00EB7BFD" w:rsidRPr="003B0052">
        <w:t xml:space="preserve">Figure </w:t>
      </w:r>
      <w:r w:rsidR="00EB7BFD">
        <w:t>S</w:t>
      </w:r>
      <w:r w:rsidR="00DE2010">
        <w:t>4</w:t>
      </w:r>
      <w:r w:rsidRPr="003B0052">
        <w:t xml:space="preserve">), suggesting they exert relatively weak predation pressure on shiners </w:t>
      </w:r>
      <w:r w:rsidR="00697700">
        <w:fldChar w:fldCharType="begin"/>
      </w:r>
      <w:r w:rsidR="00697700">
        <w:instrText xml:space="preserve"> ADDIN ZOTERO_ITEM CSL_CITATION {"citationID":"rPfZuTIQ","properties":{"unsorted":false,"formattedCitation":"(East and Magnan 1991)","plainCitation":"(East and Magnan 1991)","noteIndex":0},"citationItems":[{"id":2834,"uris":["http://zotero.org/users/local/6gGbWaws/items/WKFMZWFD"],"itemData":{"id":2834,"type":"article-journal","abstract":"A survey of 13 lakes containing brook trout, Salvelinus fontinalis, and northern redbelly dace, Phoxinus eos, five lakes containing trout and creek chub, Semotilus atromaculatus, and six lakes containing trout, dace, and chub indicated that prey-fish could represent up to 30% of trout diet by weight. We observed that trout preyed almost exclusively on dace, predation increased with trout size, predation on dace was significantly higher in the Salvelinus-Phoxinus-Semotilus association than in the Salvelinus-Phoxinus association even though trout were significantly smaller in the former than in the latter association, and predation in the Salvelinus-Phoxinus-Semotilus association was higher in two lakes and nearly always absent in the other four. Laboratory experiments indicated that small trout (150–250 mm total length (TL)) preferred small prey-fish (40–60 mm TL), large trout (250–380 mm TL) showed no significant preference with regard to the size of prey-fish (up to 170 mm TL), trout of both size classes preferred dace when dace and chub were present, presence of refuge (Cassandra calyculata) for prey-fish significantly reduced the number of attacks and captures upon dace, and large trout switched from an active to a sit-and-wait foraging pattern when a prey refuge was present.","container-title":"Canadian Journal of Fisheries and Aquatic Sciences","DOI":"10.1139/f91-205","ISSN":"0706-652X, 1205-7533","issue":"9","journalAbbreviation":"Can. J. Fish. Aquat. Sci.","language":"en","license":"http://www.nrcresearchpress.com/page/about/CorporateTextAndDataMining","page":"1735-1743","source":"DOI.org (Crossref)","title":"Some Factors Regulating Piscivory of Brook Trout, &lt;i&gt;Salvelinus fontinalis&lt;/i&gt; , in Lakes of the Laurentian Shield","volume":"48","author":[{"family":"East","given":"Pierre"},{"family":"Magnan","given":"Pierre"}],"issued":{"date-parts":[["1991",9,1]]}}}],"schema":"https://github.com/citation-style-language/schema/raw/master/csl-citation.json"} </w:instrText>
      </w:r>
      <w:r w:rsidR="00697700">
        <w:fldChar w:fldCharType="separate"/>
      </w:r>
      <w:r w:rsidR="00697700">
        <w:rPr>
          <w:noProof/>
        </w:rPr>
        <w:t>(East and Magnan 1991)</w:t>
      </w:r>
      <w:r w:rsidR="00697700">
        <w:fldChar w:fldCharType="end"/>
      </w:r>
      <w:r w:rsidRPr="003B0052">
        <w:t>. Taken together, these findings suggest that large, lake-resident smallmouth bass are the dominant predators shaping prey vulnerability, and that access of these larger, more piscivorous individuals is limited in the creek.</w:t>
      </w:r>
    </w:p>
    <w:p w14:paraId="44211E45" w14:textId="4B8F1A9F" w:rsidR="00915A4D" w:rsidRDefault="00915A4D" w:rsidP="00AF338A">
      <w:pPr>
        <w:spacing w:after="240"/>
        <w:jc w:val="both"/>
      </w:pPr>
      <w:r w:rsidRPr="003B0052">
        <w:t xml:space="preserve">This spatial context of predation risk may help explain the observed differences in body size </w:t>
      </w:r>
      <w:r w:rsidR="009E23E1">
        <w:t>and biomass distributions of</w:t>
      </w:r>
      <w:r w:rsidRPr="003B0052">
        <w:t xml:space="preserve"> shiners across the study system. Both golden and common shiners captured in the creek were smaller on average than those captured in the lake throughout the study period (</w:t>
      </w:r>
      <w:r w:rsidR="00EB7BFD" w:rsidRPr="003B0052">
        <w:t xml:space="preserve">Figure </w:t>
      </w:r>
      <w:r w:rsidR="00EB7BFD">
        <w:t>S</w:t>
      </w:r>
      <w:r w:rsidR="00DE2010">
        <w:t>4</w:t>
      </w:r>
      <w:r w:rsidRPr="003B0052">
        <w:t>). Minnow trap surveys also failed to capture shiners in the lake during summer (Figure 5</w:t>
      </w:r>
      <w:r w:rsidR="007111B3">
        <w:t>B</w:t>
      </w:r>
      <w:r w:rsidRPr="003B0052">
        <w:t xml:space="preserve">), when smallmouth bass activity is highest </w:t>
      </w:r>
      <w:r w:rsidR="007111B3">
        <w:t xml:space="preserve">in this system </w:t>
      </w:r>
      <w:r w:rsidR="00697700">
        <w:fldChar w:fldCharType="begin"/>
      </w:r>
      <w:r w:rsidR="00697700">
        <w:instrText xml:space="preserve"> ADDIN ZOTERO_ITEM CSL_CITATION {"citationID":"A4p1WuYP","properties":{"unsorted":false,"formattedCitation":"(Bloomfield et al. 2022)","plainCitation":"(Bloomfield et al. 2022)","noteIndex":0},"citationItems":[{"id":2835,"uris":["http://zotero.org/users/local/6gGbWaws/items/ZZN3AYQ8"],"itemData":{"id":2835,"type":"article-journal","abstract":"Seasonality could play a crucial role in structuring species interactions. For example, many ectotherms alter their activity, habitat, and diet in response to seasonal temperature variation. Species also vary widely in physiological traits, like thermal preference, which may mediate their response to seasonal variation. How behavioral responses to seasonality differ between competing species and alter their overlap along multiple niche axes in space and time, remains understudied. Here, we used bulk carbon and nitrogen stable isotopes combined with stomach content analysis to determine the seasonal diet overlap between a native cold-water species (lake trout (Salvelinus namaycush)) and a range-expanding warm-water species (smallmouth bass (Micropterus dolomieu)) in two north-temperate lakes over two years. We coupled these analyses with fine-scale acoustic telemetry from one of the lakes to determine seasonal overlap in habitat use and activity levels. We found that dietary niche overlap was higher in the spring, when both species were active and using more littoral resources, compared to the summer, when the cold-water lake trout increased reliance on pelagic resources. Telemetry data revealed that activity rates diverged in the winter, when lake trout remained active, but the warm-water smallmouth bass reduced their activity. Combining stable isotopes and stomach contents with acoustic telemetry was a powerful approach for demonstrating that species interactions are temporally and spatially dynamic. In our case, the study species diverged in their diet, habitat, and activity more strongly during certain times of the year than others, in ways that were consistent with their thermal preferences. Despite large differences in thermal preference, however, there were times of year when both species were active and sharing a common habitat and prey source (i.e., resource overlap was greater in spring than summer). Based on our findings, important ecological processes are occurring during all seasons, which would be missed by summer sampling alone. Our study stresses that quantifying multiple niche axes in both space and time is important for understanding the possible outcomes of altered seasonal conditions, including shorter winters, already arising under a changing climate.","container-title":"Frontiers in Ecology and Evolution","DOI":"10.3389/fevo.2022.986459","ISSN":"2296-701X","journalAbbreviation":"Front. Ecol. Evol.","language":"English","publisher":"Frontiers","source":"Frontiers","title":"Seasonality can affect ecological interactions between fishes of different thermal guilds","URL":"https://www.frontiersin.org/journals/ecology-and-evolution/articles/10.3389/fevo.2022.986459/full","volume":"10","author":[{"family":"Bloomfield","given":"Emma J."},{"family":"Guzzo","given":"Matthew M."},{"family":"Middel","given":"Trevor A."},{"family":"Ridgway","given":"Mark S."},{"family":"McMeans","given":"Bailey C."}],"accessed":{"date-parts":[["2025",9,15]]},"issued":{"date-parts":[["2022",10,6]]}}}],"schema":"https://github.com/citation-style-language/schema/raw/master/csl-citation.json"} </w:instrText>
      </w:r>
      <w:r w:rsidR="00697700">
        <w:fldChar w:fldCharType="separate"/>
      </w:r>
      <w:r w:rsidR="00697700">
        <w:rPr>
          <w:noProof/>
        </w:rPr>
        <w:t>(Bloomfield et al. 2022)</w:t>
      </w:r>
      <w:r w:rsidR="00697700">
        <w:fldChar w:fldCharType="end"/>
      </w:r>
      <w:r w:rsidRPr="003B0052">
        <w:t xml:space="preserve">. However, </w:t>
      </w:r>
      <w:r w:rsidR="009E0794">
        <w:t>three</w:t>
      </w:r>
      <w:r w:rsidRPr="003B0052">
        <w:t xml:space="preserve"> shiners </w:t>
      </w:r>
      <w:r w:rsidR="009E0794">
        <w:t>of</w:t>
      </w:r>
      <w:r w:rsidRPr="003B0052">
        <w:t xml:space="preserve"> the largest size class</w:t>
      </w:r>
      <w:r w:rsidR="009E0794">
        <w:t xml:space="preserve"> observed</w:t>
      </w:r>
      <w:r w:rsidRPr="003B0052">
        <w:t xml:space="preserve"> (139</w:t>
      </w:r>
      <w:r w:rsidR="009E0794">
        <w:t xml:space="preserve">, </w:t>
      </w:r>
      <w:r w:rsidRPr="003B0052">
        <w:t>143</w:t>
      </w:r>
      <w:r w:rsidR="009E0794">
        <w:t xml:space="preserve">, and 172 </w:t>
      </w:r>
      <w:r w:rsidRPr="003B0052">
        <w:t xml:space="preserve">mm total length; TL) were caught with alternative gear, and </w:t>
      </w:r>
      <w:r w:rsidR="009E0794">
        <w:t>all</w:t>
      </w:r>
      <w:r w:rsidRPr="003B0052">
        <w:t xml:space="preserve"> exceeded the maximum prey size predicted for the largest bass captured </w:t>
      </w:r>
      <w:r w:rsidR="009E0794">
        <w:t xml:space="preserve">in Sproule Bay </w:t>
      </w:r>
      <w:r w:rsidR="00F4384C">
        <w:t xml:space="preserve">during our study </w:t>
      </w:r>
      <w:r w:rsidRPr="003B0052">
        <w:t>(505 mm;</w:t>
      </w:r>
      <w:r w:rsidR="00697700">
        <w:t xml:space="preserve"> </w:t>
      </w:r>
      <w:r w:rsidR="00697700">
        <w:fldChar w:fldCharType="begin"/>
      </w:r>
      <w:r w:rsidR="00810920">
        <w:instrText xml:space="preserve"> ADDIN ZOTERO_ITEM CSL_CITATION {"citationID":"G1SH60HJ","properties":{"unsorted":false,"formattedCitation":"(Gaeta et al. 2018)","plainCitation":"(Gaeta et al. 2018)","dontUpdate":true,"noteIndex":0},"citationItems":[{"id":2837,"uris":["http://zotero.org/users/local/6gGbWaws/items/AI7265WV"],"itemData":{"id":2837,"type":"article-journal","abstract":"Body size governs predator-prey interactions, which in turn structure populations, communities, and food webs. Understanding predator-prey size relationships is valuable from a theoretical perspective, in basic research, and for management applications. However, predator-prey size data are limited and costly to acquire. We quantified predator-prey total length and mass relationships for several freshwater piscivorous taxa: crappie (Pomoxis spp.), largemouth bass (Micropterus salmoides), muskellunge (Esox masquinongy), northern pike (Esox lucius), rock bass (Ambloplites rupestris), smallmouth bass (Micropterus dolomieu), and walleye (Sander vitreus). The range of prey total lengths increased with predator total length. The median and maximum ingested prey total length varied with predator taxon and length, but generally ranged from 10–20% and 32–46% of predator total length, respectively. Predators tended to consume larger fusiform prey than laterally compressed prey. With the exception of large muskellunge, predators most commonly consumed prey between 16 and 73 mm. A sensitivity analysis indicated estimates can be very accurate at sample sizes greater than 1,000 diet items and fairly accurate at sample sizes greater than 100. However, sample sizes less than 50 should be evaluated with caution. Furthermore, median log10 predator-prey body mass ratios ranged from 1.9–2.5, nearly 50% lower than values previously reported for freshwater fishes. Managers, researchers, and modelers could use our findings as a tool for numerous predator-prey evaluations from stocking size optimization to individual-based bioenergetics analyses identifying prey size structure. To this end, we have developed a web-based user interface to maximize the utility of our models that can be found at www.LakeEcologyLab.org/pred_prey.","container-title":"PLOS ONE","DOI":"10.1371/journal.pone.0194092","ISSN":"1932-6203","issue":"3","journalAbbreviation":"PLOS ONE","language":"en","page":"e0194092","publisher":"Public Library of Science","source":"PLoS Journals","title":"Go big or … don't? A field-based diet evaluation of freshwater piscivore and prey fish size relationships","title-short":"Go big or … don't?","volume":"13","author":[{"family":"Gaeta","given":"Jereme W."},{"family":"Ahrenstorff","given":"Tyler D."},{"family":"Diana","given":"James S."},{"family":"Fetzer","given":"William W."},{"family":"Jones","given":"Thomas S."},{"family":"Lawson","given":"Zach J."},{"family":"McInerny","given":"Michael C."},{"family":"Jr","given":"Victor J. Santucci"},{"family":"Zanden","given":"M. Jake Vander"}],"issued":{"date-parts":[["2018",3,15]]}}}],"schema":"https://github.com/citation-style-language/schema/raw/master/csl-citation.json"} </w:instrText>
      </w:r>
      <w:r w:rsidR="00697700">
        <w:fldChar w:fldCharType="separate"/>
      </w:r>
      <w:r w:rsidR="00697700">
        <w:rPr>
          <w:noProof/>
        </w:rPr>
        <w:t>Gaeta et al. 2018)</w:t>
      </w:r>
      <w:r w:rsidR="00697700">
        <w:fldChar w:fldCharType="end"/>
      </w:r>
      <w:r w:rsidRPr="003B0052">
        <w:t>. Further, acoustic telemetry indicated that shiners</w:t>
      </w:r>
      <w:r w:rsidR="001F1E86">
        <w:t xml:space="preserve"> released in the lake</w:t>
      </w:r>
      <w:r w:rsidRPr="003B0052">
        <w:t xml:space="preserve"> largely remained </w:t>
      </w:r>
      <w:r w:rsidR="001F1E86">
        <w:t>in that habitat throughout the</w:t>
      </w:r>
      <w:r w:rsidRPr="003B0052">
        <w:t xml:space="preserve"> summer (Figure </w:t>
      </w:r>
      <w:r w:rsidR="001F1E86">
        <w:t>4B</w:t>
      </w:r>
      <w:r w:rsidRPr="003B0052">
        <w:t>). This pattern likely reflects a tagging bias, because only larger individuals could be tagged</w:t>
      </w:r>
      <w:r w:rsidR="009E0794">
        <w:t xml:space="preserve"> due to weight constraints (</w:t>
      </w:r>
      <w:r w:rsidRPr="003B0052">
        <w:t xml:space="preserve">minimum size </w:t>
      </w:r>
      <w:r w:rsidR="009E0794">
        <w:t>for tagging =</w:t>
      </w:r>
      <w:r w:rsidRPr="003B0052">
        <w:t xml:space="preserve"> 138</w:t>
      </w:r>
      <w:r w:rsidR="00FF164F">
        <w:t xml:space="preserve"> </w:t>
      </w:r>
      <w:r w:rsidRPr="003B0052">
        <w:t>mm TL</w:t>
      </w:r>
      <w:r w:rsidR="009E0794">
        <w:t>)</w:t>
      </w:r>
      <w:r w:rsidRPr="003B0052">
        <w:t>. These larger individuals may therefore be capable of persisting in the lake during summer, whereas smaller size classes may be more creek resident</w:t>
      </w:r>
      <w:r w:rsidR="00047058">
        <w:t>, particularly</w:t>
      </w:r>
      <w:r w:rsidRPr="003B0052">
        <w:t xml:space="preserve"> during </w:t>
      </w:r>
      <w:r w:rsidR="00047058">
        <w:t>summer,</w:t>
      </w:r>
      <w:r w:rsidRPr="003B0052">
        <w:t xml:space="preserve"> to avoid predation by bass. </w:t>
      </w:r>
    </w:p>
    <w:p w14:paraId="4429A38D" w14:textId="100DC5C3" w:rsidR="00702FC6" w:rsidRPr="00702FC6" w:rsidRDefault="00702FC6" w:rsidP="00702FC6">
      <w:pPr>
        <w:spacing w:before="100" w:beforeAutospacing="1" w:after="100" w:afterAutospacing="1"/>
        <w:jc w:val="both"/>
      </w:pPr>
      <w:commentRangeStart w:id="62"/>
      <w:r w:rsidRPr="00702FC6">
        <w:t xml:space="preserve">Although </w:t>
      </w:r>
      <w:commentRangeEnd w:id="62"/>
      <w:r w:rsidR="00C67798">
        <w:rPr>
          <w:rStyle w:val="CommentReference"/>
        </w:rPr>
        <w:commentReference w:id="62"/>
      </w:r>
      <w:r w:rsidRPr="00702FC6">
        <w:t>lake-captured shiners were generally larger than those captured in the creek, creek-captured individuals consistently exhibited higher trophic positions across seasons, while lake-captured fish occupied markedly lower trophic positions during summer</w:t>
      </w:r>
      <w:r>
        <w:t xml:space="preserve"> (Figure 3B)</w:t>
      </w:r>
      <w:r w:rsidRPr="00702FC6">
        <w:t>. This shift coincided with increased reliance on lake-derived carbon</w:t>
      </w:r>
      <w:r>
        <w:t xml:space="preserve"> (Figure 3A)</w:t>
      </w:r>
      <w:r w:rsidRPr="00702FC6">
        <w:t xml:space="preserve">, suggesting that individuals </w:t>
      </w:r>
      <w:r w:rsidRPr="00702FC6">
        <w:lastRenderedPageBreak/>
        <w:t xml:space="preserve">foraging in the lake during this period were </w:t>
      </w:r>
      <w:r>
        <w:t>relying</w:t>
      </w:r>
      <w:r w:rsidRPr="00702FC6">
        <w:t xml:space="preserve"> more heavily on</w:t>
      </w:r>
      <w:r>
        <w:t xml:space="preserve"> </w:t>
      </w:r>
      <w:commentRangeStart w:id="63"/>
      <w:r>
        <w:t>prey at lower trophic levels</w:t>
      </w:r>
      <w:commentRangeEnd w:id="63"/>
      <w:r w:rsidR="0045344E">
        <w:rPr>
          <w:rStyle w:val="CommentReference"/>
        </w:rPr>
        <w:commentReference w:id="63"/>
      </w:r>
      <w:r w:rsidRPr="00702FC6">
        <w:t>. Such patterns are consistent with seasonal restructuring of lake food webs, where elevated summer productivity increases the availability of basal and primary consumer resources, including small-bodied zooplankton and periphyton</w:t>
      </w:r>
      <w:r w:rsidR="00205F06">
        <w:t xml:space="preserve"> </w:t>
      </w:r>
      <w:r w:rsidR="00205F06">
        <w:fldChar w:fldCharType="begin"/>
      </w:r>
      <w:r w:rsidR="00205F06">
        <w:instrText xml:space="preserve"> ADDIN ZOTERO_ITEM CSL_CITATION {"citationID":"MkoLAXDR","properties":{"unsorted":false,"formattedCitation":"(Matsuzaki et al. 2021)","plainCitation":"(Matsuzaki et al. 2021)","noteIndex":0},"citationItems":[{"id":3914,"uris":["http://zotero.org/users/local/6gGbWaws/items/UKWN9TWZ"],"itemData":{"id":3914,"type":"article-journal","abstract":"Although climate change has shifted the phenological timing of plankton in lakes, few studies have explicitly addressed the relative contributions of climate change and other factors, including planktivory and nutrient availability. The spring clear-water phase is a period of marked reduction in algal biomass and increased water transparency observed in many lakes. Here, we quantified the phenological patterns in the start date, maximum date, duration, and magnitude of the clear-water phase over 38 yr in Lakes Mendota and Monona, and examined the effects of water temperature, total phosphorus, and food web structure (proportion of large-bodied Daphnia pulicaria and density of invasive Bythotrephes) and interactions between temperature and other predictors on these clear-water phase metrics. We found that climate and food web structure affected the clear-water phase, but the effects differed among the metrics. Higher water temperature led to earlier clear-water phase start dates and maximum dates in both lakes. The proportion of D. pulicaria affected all clear-water phase metrics in both lakes. When D. pulicaria proportion was higher, the clear-water phase occurred earlier, lasted longer, and the water was clearer. Moreover, high Bythotrephes density delayed clear-water phase start dates (both lakes), and decreased clear-water phase duration (Lake Mendota) in the following year. These results suggest that variation in food web structure changes the full phenological dynamics of the clear-water phase, while variation in climate condition affects clear-water phase timing only. Our findings highlight the importance of large-bodied grazers for managing water quality under climate change.","container-title":"Limnology and Oceanography","DOI":"10.1002/lno.11584","ISSN":"1939-5590","issue":"1","language":"en","note":"_eprint: https://aslopubs.onlinelibrary.wiley.com/doi/pdf/10.1002/lno.11584","page":"30-46","source":"Wiley Online Library","title":"Climate and food web effects on the spring clear-water phase in two north-temperate eutrophic lakes","volume":"66","author":[{"family":"Matsuzaki","given":"Shin-Ichiro S."},{"family":"Lathrop","given":"Richard C."},{"family":"Carpenter","given":"Stephen R."},{"family":"Walsh","given":"Jake R."},{"family":"Vander Zanden","given":"M. Jake"},{"family":"Gahler","given":"Mark R."},{"family":"Stanley","given":"Emily H."}],"issued":{"date-parts":[["2021"]]}}}],"schema":"https://github.com/citation-style-language/schema/raw/master/csl-citation.json"} </w:instrText>
      </w:r>
      <w:r w:rsidR="00205F06">
        <w:fldChar w:fldCharType="separate"/>
      </w:r>
      <w:r w:rsidR="00205F06">
        <w:rPr>
          <w:noProof/>
        </w:rPr>
        <w:t>(Matsuzaki et al. 2021)</w:t>
      </w:r>
      <w:r w:rsidR="00205F06">
        <w:fldChar w:fldCharType="end"/>
      </w:r>
      <w:r w:rsidRPr="00702FC6">
        <w:t xml:space="preserve">. While direct dietary evidence remains limited owing to degradation of labile prey items in stomach contents, these isotopic patterns point toward a potential shift </w:t>
      </w:r>
      <w:r>
        <w:t xml:space="preserve">in the diet of </w:t>
      </w:r>
      <w:r w:rsidR="00205F06">
        <w:t>shiners</w:t>
      </w:r>
      <w:r>
        <w:t xml:space="preserve"> driven by habitat-specific resource availability. Specifically, d</w:t>
      </w:r>
      <w:r w:rsidRPr="00702FC6">
        <w:t xml:space="preserve">uring summer, when smallmouth bass activity is highest, smaller individuals may be constrained to creek habitats, while larger individuals capable of exceeding predator gape limitations can exploit </w:t>
      </w:r>
      <w:del w:id="64" w:author="Charlotte Ward" w:date="2026-04-09T11:23:00Z">
        <w:r w:rsidRPr="00702FC6" w:rsidDel="00D85F4D">
          <w:delText xml:space="preserve">energetically favorable but </w:delText>
        </w:r>
      </w:del>
      <w:r w:rsidRPr="00702FC6">
        <w:t>riskier lake environments</w:t>
      </w:r>
      <w:r w:rsidR="00205F06">
        <w:t>. The</w:t>
      </w:r>
      <w:r w:rsidRPr="00702FC6">
        <w:t xml:space="preserve"> lake may </w:t>
      </w:r>
      <w:r w:rsidR="00205F06">
        <w:t xml:space="preserve">thus </w:t>
      </w:r>
      <w:r w:rsidRPr="00702FC6">
        <w:t xml:space="preserve">function as a </w:t>
      </w:r>
      <w:del w:id="65" w:author="Charlotte Ward" w:date="2026-04-09T11:24:00Z">
        <w:r w:rsidRPr="00702FC6" w:rsidDel="00D85F4D">
          <w:delText xml:space="preserve">seasonally </w:delText>
        </w:r>
      </w:del>
      <w:r w:rsidRPr="00702FC6">
        <w:t xml:space="preserve">productive but high-risk foraging arena, </w:t>
      </w:r>
      <w:del w:id="66" w:author="Charlotte Ward" w:date="2026-04-09T11:24:00Z">
        <w:r w:rsidRPr="00702FC6" w:rsidDel="00D85F4D">
          <w:delText xml:space="preserve">promoting </w:delText>
        </w:r>
      </w:del>
      <w:ins w:id="67" w:author="Charlotte Ward" w:date="2026-04-09T11:24:00Z">
        <w:r w:rsidR="00D85F4D">
          <w:t>with shiners</w:t>
        </w:r>
        <w:r w:rsidR="00D85F4D" w:rsidRPr="00702FC6">
          <w:t xml:space="preserve"> </w:t>
        </w:r>
      </w:ins>
      <w:del w:id="68" w:author="Charlotte Ward" w:date="2026-04-09T11:24:00Z">
        <w:r w:rsidRPr="00702FC6" w:rsidDel="00D85F4D">
          <w:delText>increased reliance</w:delText>
        </w:r>
      </w:del>
      <w:ins w:id="69" w:author="Charlotte Ward" w:date="2026-04-09T11:24:00Z">
        <w:r w:rsidR="00D85F4D">
          <w:t>relying more heavily</w:t>
        </w:r>
      </w:ins>
      <w:r w:rsidRPr="00702FC6">
        <w:t xml:space="preserve"> on lower trophic resources</w:t>
      </w:r>
      <w:ins w:id="70" w:author="Charlotte Ward" w:date="2026-04-09T11:24:00Z">
        <w:r w:rsidR="00D85F4D">
          <w:t xml:space="preserve">. </w:t>
        </w:r>
      </w:ins>
      <w:del w:id="71" w:author="Charlotte Ward" w:date="2026-04-09T11:24:00Z">
        <w:r w:rsidRPr="00702FC6" w:rsidDel="00D85F4D">
          <w:delText xml:space="preserve"> when productivity is elevated. Conversely, during spring and fall, when productivity</w:delText>
        </w:r>
        <w:r w:rsidR="00205F06" w:rsidDel="00D85F4D">
          <w:delText xml:space="preserve"> in the lake</w:delText>
        </w:r>
        <w:r w:rsidRPr="00702FC6" w:rsidDel="00D85F4D">
          <w:delText xml:space="preserve"> is reduced, the relative profitability of lake habitats may decline, potentially favouring greater use of creek environments. </w:delText>
        </w:r>
      </w:del>
      <w:r w:rsidRPr="00702FC6">
        <w:t xml:space="preserve">Although this interpretation remains speculative, it aligns with theoretical expectations from risk–reward trade-offs and spatially structured food webs, where consumers dynamically redistribute across habitats to balance mortality risk </w:t>
      </w:r>
      <w:r w:rsidR="00CD3221">
        <w:t xml:space="preserve">and </w:t>
      </w:r>
      <w:r w:rsidRPr="00702FC6">
        <w:t>foraging opportunity</w:t>
      </w:r>
      <w:r w:rsidR="00CD3221">
        <w:t xml:space="preserve"> </w:t>
      </w:r>
      <w:r w:rsidR="00205F06">
        <w:fldChar w:fldCharType="begin"/>
      </w:r>
      <w:r w:rsidR="00205F06">
        <w:instrText xml:space="preserve"> ADDIN ZOTERO_ITEM CSL_CITATION {"citationID":"WLiILyVS","properties":{"unsorted":false,"formattedCitation":"(Br\\uc0\\u246{}nmark et al. 2008, Ahrens et al. 2012, Toscano et al. 2016)","plainCitation":"(Brönmark et al. 2008, Ahrens et al. 2012, Toscano et al. 2016)","noteIndex":0},"citationItems":[{"id":3855,"uris":["http://zotero.org/users/local/6gGbWaws/items/ZSH6EQYF"],"itemData":{"id":3855,"type":"article-journal","abstract":"Migration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id":3918,"uris":["http://zotero.org/users/local/6gGbWaws/items/UIIHJ6F2"],"itemData":{"id":3918,"type":"article-journal","abstract":"There is a critical need for quantitative models that can help evaluate trade-off decisions related to the impacts of harvesting and protection of aquatic ecosystems within an ecosystem context. Ecosystem models used to evaluate such trade-offs need to have the capability of capturing the dynamic stability that can arise when predator-prey interactions are restricted to spatial and temporal arenas. Foraging arenas appear common in aquatic systems and are created by a wide range of mechanisms, ranging from restrictions of predator distributions in response to predation risk caused by their own predators, to risk-sensitive foraging behaviour by their prey. Foraging arenas partition the prey in each predator-prey interaction in a food web into vulnerable and invulnerable states, with exchange between these states potentially limiting overall trophic flow. Inclusion of vulnerability exchange processes in models for recruitment processes and food web responses to disturbances like harvesting leads to very different predictions about dynamic stability, trophic cascades and maintenance of ecological diversity than do models based on large-scale mass action (random mixing) interactions between prey and predators. Although a number of methods to estimate these critical exchange rates are presented, none are considered fully satisfactory. The most important challenge for the practical application of models that incorporate foraging arena theory today is not only developing new or improved methods for measuring exchange rates but also evaluating how such rates vary in responses to major fishery-induced changes in abundances of predators.","container-title":"Fish and Fisheries","DOI":"10.1111/j.1467-2979.2011.00432.x","ISSN":"1467-2979","issue":"1","language":"en","note":"_eprint: https://onlinelibrary.wiley.com/doi/pdf/10.1111/j.1467-2979.2011.00432.x","page":"41-59","source":"Wiley Online Library","title":"Foraging arena theory","volume":"13","author":[{"family":"Ahrens","given":"Robert N M"},{"family":"Walters","given":"Carl J"},{"family":"Christensen","given":"Villy"}],"issued":{"date-parts":[["2012"]]}}},{"id":3916,"uris":["http://zotero.org/users/local/6gGbWaws/items/498EYXM5"],"itemData":{"id":3916,"type":"article-journal","abstract":"Behavioral traits and diet were traditionally thought to be highly plastic within individuals. This view was espoused in the widespread use of optimality models, which broadly predict that individuals can modify behavioral traits and diet across ecological contexts to maximize fitness. Yet, research conducted over the past 15 years supports an alternative view; fundamental behavioral traits (e.g., activity level, exploration, sociability, boldness and aggressiveness) and diet often vary among individuals and this variation persists over time and across contexts. This phenomenon has been termed animal personality with regard to behavioral traits and individual specialization with regard to diet. While these aspects of individual-level phenotypic variation have been thus far studied in isolation, emerging evidence suggests that personality and individual specialization may covary, or even be causally related. Building on this work, we present the overarching hypothesis that animal personality can drive specialization through individual differences in various aspects of consumer foraging behavior. Specifically, we suggest pathways by which consumer personality traits influence foraging activity, risk-dependent foraging, roles in social foraging groups, spatial aspects of foraging and physiological drivers of foraging, which in turn can lead to consistent individual differences in food resource use. These pathways provide a basis for generating testable hypotheses directly linking animal personality to ecological dynamics, a major goal in contemporary behavioral ecology.","container-title":"Oecologia","DOI":"10.1007/s00442-016-3648-8","ISSN":"1432-1939","issue":"1","journalAbbreviation":"Oecologia","language":"en","page":"55-69","source":"Springer Link","title":"Personality, foraging behavior and specialization: integrating behavioral and food web ecology at the individual level","title-short":"Personality, foraging behavior and specialization","volume":"182","author":[{"family":"Toscano","given":"Benjamin J."},{"family":"Gownaris","given":"Natasha J."},{"family":"Heerhartz","given":"Sarah M."},{"family":"Monaco","given":"Cristián J."}],"issued":{"date-parts":[["2016",9,1]]}}}],"schema":"https://github.com/citation-style-language/schema/raw/master/csl-citation.json"} </w:instrText>
      </w:r>
      <w:r w:rsidR="00205F06">
        <w:fldChar w:fldCharType="separate"/>
      </w:r>
      <w:r w:rsidR="00205F06" w:rsidRPr="00205F06">
        <w:rPr>
          <w:rFonts w:eastAsiaTheme="minorHAnsi"/>
          <w:lang w:val="en-US"/>
          <w14:ligatures w14:val="standardContextual"/>
        </w:rPr>
        <w:t>(</w:t>
      </w:r>
      <w:proofErr w:type="spellStart"/>
      <w:r w:rsidR="00205F06" w:rsidRPr="00205F06">
        <w:rPr>
          <w:rFonts w:eastAsiaTheme="minorHAnsi"/>
          <w:lang w:val="en-US"/>
          <w14:ligatures w14:val="standardContextual"/>
        </w:rPr>
        <w:t>Brönmark</w:t>
      </w:r>
      <w:proofErr w:type="spellEnd"/>
      <w:r w:rsidR="00205F06" w:rsidRPr="00205F06">
        <w:rPr>
          <w:rFonts w:eastAsiaTheme="minorHAnsi"/>
          <w:lang w:val="en-US"/>
          <w14:ligatures w14:val="standardContextual"/>
        </w:rPr>
        <w:t xml:space="preserve"> et al. 2008, Ahrens et al. 2012, Toscano et al. 2016)</w:t>
      </w:r>
      <w:r w:rsidR="00205F06">
        <w:fldChar w:fldCharType="end"/>
      </w:r>
      <w:r w:rsidRPr="00702FC6">
        <w:t>.</w:t>
      </w:r>
    </w:p>
    <w:p w14:paraId="45931628" w14:textId="7CA9B1C5" w:rsidR="00915A4D" w:rsidRPr="003B0052" w:rsidRDefault="00915A4D" w:rsidP="00AF338A">
      <w:pPr>
        <w:spacing w:after="240"/>
        <w:jc w:val="both"/>
      </w:pPr>
      <w:r w:rsidRPr="003B0052">
        <w:t xml:space="preserve">The seasonal nature of lake–creek coupling observed here has important implications for the resilience of freshwater food webs. By shifting their habitat use in response to </w:t>
      </w:r>
      <w:proofErr w:type="gramStart"/>
      <w:r w:rsidRPr="003B0052">
        <w:t>changing</w:t>
      </w:r>
      <w:proofErr w:type="gramEnd"/>
      <w:r w:rsidRPr="003B0052">
        <w:t xml:space="preserve"> seasonal conditions (e.g., predation risk or resource availability), </w:t>
      </w:r>
      <w:del w:id="72" w:author="Charlotte Ward" w:date="2026-04-09T11:24:00Z">
        <w:r w:rsidRPr="003B0052" w:rsidDel="00D85F4D">
          <w:delText xml:space="preserve">prey </w:delText>
        </w:r>
      </w:del>
      <w:ins w:id="73" w:author="Charlotte Ward" w:date="2026-04-09T11:24:00Z">
        <w:r w:rsidR="00D85F4D">
          <w:t>small</w:t>
        </w:r>
        <w:r w:rsidR="00D85F4D" w:rsidRPr="003B0052">
          <w:t xml:space="preserve"> </w:t>
        </w:r>
      </w:ins>
      <w:r w:rsidRPr="003B0052">
        <w:t>fish may access complementary resource pools when one habitat becomes less favourable. This behavioural flexibility can mediate predator–prey encounter rates and distribute foraging pressure across time and space</w:t>
      </w:r>
      <w:ins w:id="74" w:author="Charlotte Ward" w:date="2026-04-09T11:25:00Z">
        <w:r w:rsidR="00D85F4D">
          <w:t xml:space="preserve"> </w:t>
        </w:r>
      </w:ins>
      <w:r w:rsidR="00D85F4D">
        <w:fldChar w:fldCharType="begin"/>
      </w:r>
      <w:r w:rsidR="00D85F4D">
        <w:instrText xml:space="preserve"> ADDIN ZOTERO_ITEM CSL_CITATION {"citationID":"mcKrpUkr","properties":{"unsorted":false,"formattedCitation":"(Ahrens et al. 2012)","plainCitation":"(Ahrens et al. 2012)","noteIndex":0},"citationItems":[{"id":3918,"uris":["http://zotero.org/users/local/6gGbWaws/items/UIIHJ6F2"],"itemData":{"id":3918,"type":"article-journal","abstract":"There is a critical need for quantitative models that can help evaluate trade-off decisions related to the impacts of harvesting and protection of aquatic ecosystems within an ecosystem context. Ecosystem models used to evaluate such trade-offs need to have the capability of capturing the dynamic stability that can arise when predator-prey interactions are restricted to spatial and temporal arenas. Foraging arenas appear common in aquatic systems and are created by a wide range of mechanisms, ranging from restrictions of predator distributions in response to predation risk caused by their own predators, to risk-sensitive foraging behaviour by their prey. Foraging arenas partition the prey in each predator-prey interaction in a food web into vulnerable and invulnerable states, with exchange between these states potentially limiting overall trophic flow. Inclusion of vulnerability exchange processes in models for recruitment processes and food web responses to disturbances like harvesting leads to very different predictions about dynamic stability, trophic cascades and maintenance of ecological diversity than do models based on large-scale mass action (random mixing) interactions between prey and predators. Although a number of methods to estimate these critical exchange rates are presented, none are considered fully satisfactory. The most important challenge for the practical application of models that incorporate foraging arena theory today is not only developing new or improved methods for measuring exchange rates but also evaluating how such rates vary in responses to major fishery-induced changes in abundances of predators.","container-title":"Fish and Fisheries","DOI":"10.1111/j.1467-2979.2011.00432.x","ISSN":"1467-2979","issue":"1","language":"en","note":"_eprint: https://onlinelibrary.wiley.com/doi/pdf/10.1111/j.1467-2979.2011.00432.x","page":"41-59","source":"Wiley Online Library","title":"Foraging arena theory","volume":"13","author":[{"family":"Ahrens","given":"Robert N M"},{"family":"Walters","given":"Carl J"},{"family":"Christensen","given":"Villy"}],"issued":{"date-parts":[["2012"]]}}}],"schema":"https://github.com/citation-style-language/schema/raw/master/csl-citation.json"} </w:instrText>
      </w:r>
      <w:r w:rsidR="00D85F4D">
        <w:fldChar w:fldCharType="separate"/>
      </w:r>
      <w:r w:rsidR="00D85F4D">
        <w:rPr>
          <w:noProof/>
        </w:rPr>
        <w:t>(Ahrens et al. 2012)</w:t>
      </w:r>
      <w:r w:rsidR="00D85F4D">
        <w:fldChar w:fldCharType="end"/>
      </w:r>
      <w:r w:rsidRPr="003B0052">
        <w:t>. In doing so, it may help dampen strong, potentially destabilizing trophic interactions</w:t>
      </w:r>
      <w:ins w:id="75" w:author="Charlotte Ward" w:date="2026-04-09T11:26:00Z">
        <w:r w:rsidR="00F677DA">
          <w:t>, or bolster the strength of interactions when resources in one habitat become scarce</w:t>
        </w:r>
      </w:ins>
      <w:del w:id="76" w:author="Charlotte Ward" w:date="2026-04-09T11:27:00Z">
        <w:r w:rsidR="00F677DA" w:rsidDel="00F677DA">
          <w:fldChar w:fldCharType="begin"/>
        </w:r>
        <w:r w:rsidR="00F677DA" w:rsidDel="00F677DA">
          <w:delInstrText xml:space="preserve"> ADDIN ZOTERO_ITEM CSL_CITATION {"citationID":"qglMmbOi","properties":{"unsorted":false,"formattedCitation":"(Ward et al. 2023)","plainCitation":"(Ward et al. 2023)","noteIndex":0},"citationItems":[{"id":3128,"uris":["http://zotero.org/users/local/6gGbWaws/items/WJ3AIQVH"],"itemData":{"id":3128,"type":"article-journal","abstract":"Structural habitat (the three-dimensional arrangement of physical matter, abiotic and biotic, at a location) is a foundational element for the resilience and maintenance of biodiversity, yet anthropogenic development is driving the global simplification of aquatic environments. Resource managers regularly seek to conserve aquatic food webs by increasing structural habitat complexity with expected benefits to fisheries; however, the global effectiveness of such actions is unclear. Our synthesis and theoretical analyses found that the response of a consumer–resource interaction (predatory sportfish and forage fish prey) to the addition of prey refuge habitat differed among systems with low and high rates of biomass transfer from resource to consumer (i.e., biomass potential); stabilization was not the rule. Greater prey refuge habitat availability tended to stabilize systems characterized by high biomass potential while simultaneously increasing consumer densities. In contrast, increasing prey refuge habitat availability in systems characterized by low biomass potential tended to mute energy transfer and moved consumer densities toward local extinction. Importantly, biomass potential and prey refuge can have antagonistic effects on stability and relative consumer densities, and it is therefore important to consider the local conditions of a system when using habitat manipulation as a management measure. Further development of our context-dependent perspective to whole food webs, and across different environments, may help to guide structural habitat management to better restore and protect aquatic ecosystems.","container-title":"Ecological Applications","DOI":"10.1002/eap.2814","ISSN":"1939-5582","issue":"3","language":"en","license":"© 2023 The Authors. Ecological Applications published by Wiley Periodicals LLC on behalf of The Ecological Society of America.","note":"_eprint: https://esajournals.onlinelibrary.wiley.com/doi/pdf/10.1002/eap.2814","page":"e2814","source":"Wiley Online Library","title":"Managing aquatic habitat structure for resilient trophic interactions","volume":"33","author":[{"family":"Ward","given":"Charlotte A."},{"family":"Tunney","given":"Tyler D."},{"family":"McCann","given":"Kevin S."}],"issued":{"date-parts":[["2023"]]}}}],"schema":"https://github.com/citation-style-language/schema/raw/master/csl-citation.json"} </w:delInstrText>
        </w:r>
        <w:r w:rsidR="00F677DA" w:rsidDel="00F677DA">
          <w:fldChar w:fldCharType="separate"/>
        </w:r>
        <w:r w:rsidR="00F677DA" w:rsidDel="00F677DA">
          <w:rPr>
            <w:noProof/>
          </w:rPr>
          <w:delText>(Ward et al. 2023)</w:delText>
        </w:r>
        <w:r w:rsidR="00F677DA" w:rsidDel="00F677DA">
          <w:fldChar w:fldCharType="end"/>
        </w:r>
      </w:del>
      <w:ins w:id="77" w:author="Charlotte Ward" w:date="2026-04-09T11:27:00Z">
        <w:r w:rsidR="00F677DA">
          <w:t xml:space="preserve">, thus </w:t>
        </w:r>
      </w:ins>
      <w:ins w:id="78" w:author="Tunney, Tyler (DFO/MPO)" w:date="2026-03-24T10:46:00Z">
        <w:del w:id="79" w:author="Charlotte Ward" w:date="2026-04-09T11:26:00Z">
          <w:r w:rsidR="00D56573" w:rsidDel="00F677DA">
            <w:delText xml:space="preserve"> </w:delText>
          </w:r>
        </w:del>
      </w:ins>
      <w:del w:id="80" w:author="Charlotte Ward" w:date="2026-04-09T11:27:00Z">
        <w:r w:rsidRPr="003B0052" w:rsidDel="00F677DA">
          <w:delText xml:space="preserve"> and </w:delText>
        </w:r>
      </w:del>
      <w:r w:rsidRPr="003B0052">
        <w:t>support</w:t>
      </w:r>
      <w:ins w:id="81" w:author="Charlotte Ward" w:date="2026-04-09T11:27:00Z">
        <w:r w:rsidR="00F677DA">
          <w:t xml:space="preserve">ing </w:t>
        </w:r>
      </w:ins>
      <w:del w:id="82" w:author="Charlotte Ward" w:date="2026-04-09T11:27:00Z">
        <w:r w:rsidRPr="003B0052" w:rsidDel="00F677DA">
          <w:delText xml:space="preserve"> prey</w:delText>
        </w:r>
      </w:del>
      <w:ins w:id="83" w:author="Charlotte Ward" w:date="2026-04-09T11:27:00Z">
        <w:r w:rsidR="00F677DA">
          <w:t>small fish</w:t>
        </w:r>
      </w:ins>
      <w:r w:rsidRPr="003B0052">
        <w:t xml:space="preserve"> populations through alternative energy pathways </w:t>
      </w:r>
      <w:del w:id="84" w:author="Charlotte Ward" w:date="2026-04-09T11:27:00Z">
        <w:r w:rsidRPr="003B0052" w:rsidDel="00F677DA">
          <w:delText xml:space="preserve">among different habitats </w:delText>
        </w:r>
      </w:del>
      <w:r w:rsidRPr="003B0052">
        <w:t xml:space="preserve">across freshwater landscapes </w:t>
      </w:r>
      <w:r w:rsidR="00697700">
        <w:fldChar w:fldCharType="begin"/>
      </w:r>
      <w:r w:rsidR="00F677DA">
        <w:instrText xml:space="preserve"> ADDIN ZOTERO_ITEM CSL_CITATION {"citationID":"EpJ8J6VF","properties":{"unsorted":false,"formattedCitation":"(McMeans et al. 2016, Ward et al. 2023)","plainCitation":"(McMeans et al. 2016, Ward et al. 2023)","noteIndex":0},"citationItems":[{"id":164,"uris":["http://zotero.org/users/local/6gGbWaws/items/TQYF578L"],"itemData":{"id":164,"type":"article-journal","abstract":"Aquatic ecosystems support size structured food webs, wherein predator-prey body sizes span orders of magnitude. As such, these food webs are replete with extremely generalized feeding strategies, especially among the larger bodied, higher trophic position taxa. The movement scale of aquatic organisms also generally increases with body size and trophic position. Together, these body size, mobility, and foraging relationships suggest that organisms lower in the food web generate relatively distinct energetic pathways by feeding over smaller spatial areas. Concurrently, the potential capacity for generalist foraging and spatial coupling of these pathways often increases, on average, moving up the food web toward higher trophic levels. We argue that these attributes make for a food web architecture that is inherently ‘adaptive’ in its response to environmental conditions. This is because variation in lower trophic level dynamics is dampened by the capacity of predators to flexibly alter their foraging behavior. We argue that empirical, theoretical, and applied research needs to embrace this inherently adaptive architecture if we are to understand the relationship between structure and function in the face of ongoing environmental change. Toward this goal, we discuss empirical patterns in the structure of lake food webs to suggest that ecosystems change consistently, from individual traits to the structure of whole food webs, under changing environmental conditions. We then explore an empirical example to reveal that explicitly unfolding the mechanisms that drive these adaptive responses offers insight into how human-driven impacts, such as climate change, invasive species, and fisheries harvest, ought to influence ecosystem structure and function (e.g., stability, secondary productivity, maintenance of major energy pathways). We end by arguing that such a directed food web research program promises a powerful across-scale framework for more effective ecosystem monitoring and management.","container-title":"Ecological Monographs","DOI":"10.1890/15-0288.1","ISSN":"1557-7015","issue":"1","language":"en","note":"_eprint: https://esajournals.onlinelibrary.wiley.com/doi/pdf/10.1890/15-0288.1","page":"4-19","source":"Wiley Online Library","title":"The adaptive capacity of lake food webs: from individuals to ecosystems","title-short":"The adaptive capacity of lake food webs","volume":"86","author":[{"family":"McMeans","given":"Bailey C."},{"family":"McCann","given":"Kevin S."},{"family":"Tunney","given":"Tyler D."},{"family":"Fisk","given":"Aaron T."},{"family":"Muir","given":"Andrew M."},{"family":"Lester","given":"Nigel"},{"family":"Shuter","given":"Brian"},{"family":"Rooney","given":"Neil"}],"issued":{"date-parts":[["2016"]]}}},{"id":3128,"uris":["http://zotero.org/users/local/6gGbWaws/items/WJ3AIQVH"],"itemData":{"id":3128,"type":"article-journal","abstract":"Structural habitat (the three-dimensional arrangement of physical matter, abiotic and biotic, at a location) is a foundational element for the resilience and maintenance of biodiversity, yet anthropogenic development is driving the global simplification of aquatic environments. Resource managers regularly seek to conserve aquatic food webs by increasing structural habitat complexity with expected benefits to fisheries; however, the global effectiveness of such actions is unclear. Our synthesis and theoretical analyses found that the response of a consumer–resource interaction (predatory sportfish and forage fish prey) to the addition of prey refuge habitat differed among systems with low and high rates of biomass transfer from resource to consumer (i.e., biomass potential); stabilization was not the rule. Greater prey refuge habitat availability tended to stabilize systems characterized by high biomass potential while simultaneously increasing consumer densities. In contrast, increasing prey refuge habitat availability in systems characterized by low biomass potential tended to mute energy transfer and moved consumer densities toward local extinction. Importantly, biomass potential and prey refuge can have antagonistic effects on stability and relative consumer densities, and it is therefore important to consider the local conditions of a system when using habitat manipulation as a management measure. Further development of our context-dependent perspective to whole food webs, and across different environments, may help to guide structural habitat management to better restore and protect aquatic ecosystems.","container-title":"Ecological Applications","DOI":"10.1002/eap.2814","ISSN":"1939-5582","issue":"3","language":"en","license":"© 2023 The Authors. Ecological Applications published by Wiley Periodicals LLC on behalf of The Ecological Society of America.","note":"_eprint: https://esajournals.onlinelibrary.wiley.com/doi/pdf/10.1002/eap.2814","page":"e2814","source":"Wiley Online Library","title":"Managing aquatic habitat structure for resilient trophic interactions","volume":"33","author":[{"family":"Ward","given":"Charlotte A."},{"family":"Tunney","given":"Tyler D."},{"family":"McCann","given":"Kevin S."}],"issued":{"date-parts":[["2023"]]}}}],"schema":"https://github.com/citation-style-language/schema/raw/master/csl-citation.json"} </w:instrText>
      </w:r>
      <w:r w:rsidR="00697700">
        <w:fldChar w:fldCharType="separate"/>
      </w:r>
      <w:r w:rsidR="00F677DA">
        <w:rPr>
          <w:noProof/>
        </w:rPr>
        <w:t>(McMeans et al. 2016, Ward et al. 2023)</w:t>
      </w:r>
      <w:r w:rsidR="00697700">
        <w:fldChar w:fldCharType="end"/>
      </w:r>
      <w:r w:rsidRPr="003B0052">
        <w:t>.</w:t>
      </w:r>
    </w:p>
    <w:p w14:paraId="36C5D53F" w14:textId="5AB4A269" w:rsidR="00915A4D" w:rsidRPr="003B0052" w:rsidRDefault="00915A4D" w:rsidP="00AF338A">
      <w:pPr>
        <w:spacing w:after="240"/>
        <w:jc w:val="both"/>
      </w:pPr>
      <w:r w:rsidRPr="003B0052">
        <w:t xml:space="preserve">Looking forward, understanding how prey-mediated coupling shapes broader ecosystem functioning and resilience will require integrating movement, foraging behaviour, and predation risk among </w:t>
      </w:r>
      <w:del w:id="85" w:author="Charlotte Ward" w:date="2026-04-09T11:29:00Z">
        <w:r w:rsidRPr="003B0052" w:rsidDel="00F677DA">
          <w:delText xml:space="preserve">prey </w:delText>
        </w:r>
      </w:del>
      <w:ins w:id="86" w:author="Charlotte Ward" w:date="2026-04-09T11:29:00Z">
        <w:r w:rsidR="00F677DA">
          <w:t>small-bodied fish</w:t>
        </w:r>
        <w:r w:rsidR="00F677DA" w:rsidRPr="003B0052">
          <w:t xml:space="preserve"> </w:t>
        </w:r>
      </w:ins>
      <w:r w:rsidRPr="003B0052">
        <w:t xml:space="preserve">populations. Future studies could use acoustic tags with predation sensors to assess predator–prey interactions across habitats more directly and pair these with resource availability data to evaluate top-down versus bottom-up drivers of small fish habitat use. Expanding this work to systems with altered hydrological connectivity or different predator communities will be essential to test whether these seasonal coupling patterns are generalizable. In particular, exploring how habitat accessibility and predator traits interact to shape coupling strength could offer new insights into the adaptive capacity of different freshwater ecosystems under anthropogenic pressures such as </w:t>
      </w:r>
      <w:del w:id="87" w:author="Charlotte Ward" w:date="2026-04-09T11:30:00Z">
        <w:r w:rsidRPr="003B0052" w:rsidDel="00F677DA">
          <w:delText xml:space="preserve">hydrologic alteration, </w:delText>
        </w:r>
      </w:del>
      <w:r w:rsidRPr="003B0052">
        <w:t xml:space="preserve">predator introductions, </w:t>
      </w:r>
      <w:del w:id="88" w:author="Charlotte Ward" w:date="2026-04-09T11:30:00Z">
        <w:r w:rsidRPr="003B0052" w:rsidDel="00F677DA">
          <w:delText xml:space="preserve">or </w:delText>
        </w:r>
      </w:del>
      <w:ins w:id="89" w:author="Tunney, Tyler (DFO/MPO)" w:date="2026-03-24T10:49:00Z">
        <w:r w:rsidR="002C6BCF">
          <w:t>shoreline development</w:t>
        </w:r>
      </w:ins>
      <w:ins w:id="90" w:author="Charlotte Ward" w:date="2026-04-09T11:30:00Z">
        <w:r w:rsidR="00F677DA">
          <w:t>,</w:t>
        </w:r>
      </w:ins>
      <w:ins w:id="91" w:author="Tunney, Tyler (DFO/MPO)" w:date="2026-03-24T10:49:00Z">
        <w:r w:rsidR="002C6BCF">
          <w:t xml:space="preserve"> </w:t>
        </w:r>
      </w:ins>
      <w:del w:id="92" w:author="Tunney, Tyler (DFO/MPO)" w:date="2026-03-24T10:49:00Z">
        <w:r w:rsidRPr="003B0052" w:rsidDel="002C6BCF">
          <w:delText>nearshore</w:delText>
        </w:r>
      </w:del>
      <w:del w:id="93" w:author="Charlotte Ward" w:date="2026-04-09T11:30:00Z">
        <w:r w:rsidRPr="003B0052" w:rsidDel="00F677DA">
          <w:delText xml:space="preserve"> </w:delText>
        </w:r>
      </w:del>
      <w:del w:id="94" w:author="Tunney, Tyler (DFO/MPO)" w:date="2026-03-24T10:49:00Z">
        <w:r w:rsidRPr="003B0052" w:rsidDel="00DE68ED">
          <w:delText>developmen</w:delText>
        </w:r>
      </w:del>
      <w:ins w:id="95" w:author="Charlotte Ward" w:date="2026-04-09T11:29:00Z">
        <w:r w:rsidR="00F677DA">
          <w:t xml:space="preserve">and the addition of </w:t>
        </w:r>
      </w:ins>
      <w:del w:id="96" w:author="Tunney, Tyler (DFO/MPO)" w:date="2026-03-24T10:49:00Z">
        <w:r w:rsidRPr="003B0052" w:rsidDel="00DE68ED">
          <w:delText>t</w:delText>
        </w:r>
      </w:del>
      <w:ins w:id="97" w:author="Tunney, Tyler (DFO/MPO)" w:date="2026-03-24T10:50:00Z">
        <w:del w:id="98" w:author="Charlotte Ward" w:date="2026-04-09T11:29:00Z">
          <w:r w:rsidR="00DE68ED" w:rsidDel="00F677DA">
            <w:delText xml:space="preserve"> or </w:delText>
          </w:r>
        </w:del>
        <w:r w:rsidR="00DE68ED">
          <w:t xml:space="preserve">structures that alter fish passage </w:t>
        </w:r>
        <w:del w:id="99" w:author="Charlotte Ward" w:date="2026-04-09T11:30:00Z">
          <w:r w:rsidR="00DE68ED" w:rsidDel="00F677DA">
            <w:delText>like</w:delText>
          </w:r>
        </w:del>
      </w:ins>
      <w:ins w:id="100" w:author="Charlotte Ward" w:date="2026-04-09T11:30:00Z">
        <w:r w:rsidR="00F677DA">
          <w:t>like</w:t>
        </w:r>
      </w:ins>
      <w:ins w:id="101" w:author="Tunney, Tyler (DFO/MPO)" w:date="2026-03-24T10:50:00Z">
        <w:r w:rsidR="00DE68ED">
          <w:t xml:space="preserve"> roads</w:t>
        </w:r>
        <w:r w:rsidR="004D597C">
          <w:t xml:space="preserve"> and dams</w:t>
        </w:r>
      </w:ins>
      <w:ins w:id="102" w:author="Charlotte Ward" w:date="2026-04-09T11:30:00Z">
        <w:r w:rsidR="00F677DA">
          <w:t xml:space="preserve"> </w:t>
        </w:r>
      </w:ins>
      <w:r w:rsidR="00F677DA">
        <w:fldChar w:fldCharType="begin"/>
      </w:r>
      <w:r w:rsidR="00F677DA">
        <w:instrText xml:space="preserve"> ADDIN ZOTERO_ITEM CSL_CITATION {"citationID":"qUKkeV4L","properties":{"unsorted":false,"formattedCitation":"(Frankiewicz et al. 2021)","plainCitation":"(Frankiewicz et al. 2021)","noteIndex":0},"citationItems":[{"id":3936,"uris":["http://zotero.org/users/local/6gGbWaws/items/CBPD68SM"],"itemData":{"id":3936,"type":"article-journal","abstract":"This study is a broad and critical review of the transdisciplinary literature on the construction of culverts and their impacts on stream hydrology and geomorphology as well as on stream habitats and biota. For engineers, a culvert is a structure, usually of the tunnel type, that transfers a stream or open drain under a road, railway line, or other obstacle from one side to the other. In fact, culverts are complex hydraulic structures whose impacts on stream ecosystems must be evaluated and understood before they are designed. The objective of this paper is to analyse and discuss recent knowledge about culvert functioning in terms of their negative effects on the passage of freshwater biota, particularly fish, and on entire stream ecosystems. We present the results of many studies showing that improperly designed culverts are barriers for migrating animals and usually have serious ecological consequences (mainly disturbances to fish life history). We also pay attention to different culvert modification methods that increase their passability for organisms and mitigate the impacts of culverts on the surrounding environment. The other purpose of this review is therefore to emphasize that the integration of the knowledge and professional experience of biologists and ecologists with those of river managers, river engineers, hydraulic engineers, hydrologists, and geomorphologists is necessary to design culverts that preserve the natural properties of streams.","container-title":"Environmental Reviews","DOI":"10.1139/er-2020-0126","ISSN":"1181-8700","issue":"4","journalAbbreviation":"Environ. Rev.","page":"510-528","publisher":"NRC Research Press","source":"cdnsciencepub.com (Atypon)","title":"Small hydraulic structures, big environmental problems: is it possible to mitigate the negative impacts of culverts on stream biota?","title-short":"Small hydraulic structures, big environmental problems","volume":"29","author":[{"family":"Frankiewicz","given":"Piotr"},{"family":"Radecki-Pawlik","given":"Artur"},{"family":"Wałęga","given":"Andrzej"},{"family":"Łapińska","given":"Małgorzata"},{"family":"Wojtal-Frankiewicz","given":"Adrianna"}],"issued":{"date-parts":[["2021",12]]}}}],"schema":"https://github.com/citation-style-language/schema/raw/master/csl-citation.json"} </w:instrText>
      </w:r>
      <w:r w:rsidR="00F677DA">
        <w:fldChar w:fldCharType="separate"/>
      </w:r>
      <w:r w:rsidR="00F677DA">
        <w:rPr>
          <w:noProof/>
        </w:rPr>
        <w:t>(Frankiewicz et al. 2021)</w:t>
      </w:r>
      <w:r w:rsidR="00F677DA">
        <w:fldChar w:fldCharType="end"/>
      </w:r>
      <w:r w:rsidRPr="003B0052">
        <w:t>.</w:t>
      </w:r>
    </w:p>
    <w:p w14:paraId="025C01E3" w14:textId="15D72739" w:rsidR="00422131" w:rsidRDefault="00EF0F17" w:rsidP="00AF338A">
      <w:pPr>
        <w:spacing w:after="240"/>
        <w:jc w:val="both"/>
      </w:pPr>
      <w:r>
        <w:t>Our</w:t>
      </w:r>
      <w:r w:rsidR="00915A4D" w:rsidRPr="003B0052">
        <w:t xml:space="preserve"> multi-method field approach revealed that abundant, small-bodied fishes</w:t>
      </w:r>
      <w:ins w:id="103" w:author="Charlotte Ward" w:date="2026-04-09T11:31:00Z">
        <w:r w:rsidR="00F677DA">
          <w:t xml:space="preserve">, which are </w:t>
        </w:r>
      </w:ins>
      <w:del w:id="104" w:author="Charlotte Ward" w:date="2026-04-09T11:31:00Z">
        <w:r w:rsidR="00915A4D" w:rsidRPr="003B0052" w:rsidDel="00F677DA">
          <w:delText xml:space="preserve"> </w:delText>
        </w:r>
      </w:del>
      <w:ins w:id="105" w:author="Tunney, Tyler (DFO/MPO)" w:date="2026-03-24T10:53:00Z">
        <w:del w:id="106" w:author="Charlotte Ward" w:date="2026-04-09T11:31:00Z">
          <w:r w:rsidR="009274BF" w:rsidDel="00F677DA">
            <w:delText>(</w:delText>
          </w:r>
        </w:del>
        <w:r w:rsidR="009274BF">
          <w:t xml:space="preserve">often </w:t>
        </w:r>
      </w:ins>
      <w:ins w:id="107" w:author="Tunney, Tyler (DFO/MPO)" w:date="2026-03-24T12:12:00Z">
        <w:r w:rsidR="00202166">
          <w:t xml:space="preserve">regarded </w:t>
        </w:r>
      </w:ins>
      <w:ins w:id="108" w:author="Tunney, Tyler (DFO/MPO)" w:date="2026-03-24T10:53:00Z">
        <w:r w:rsidR="009274BF">
          <w:t>as forage to fishery specie</w:t>
        </w:r>
      </w:ins>
      <w:ins w:id="109" w:author="Charlotte Ward" w:date="2026-04-09T11:31:00Z">
        <w:r w:rsidR="00F677DA">
          <w:t xml:space="preserve">s, </w:t>
        </w:r>
      </w:ins>
      <w:ins w:id="110" w:author="Tunney, Tyler (DFO/MPO)" w:date="2026-03-24T10:53:00Z">
        <w:del w:id="111" w:author="Charlotte Ward" w:date="2026-04-09T11:31:00Z">
          <w:r w:rsidR="009274BF" w:rsidDel="00F677DA">
            <w:delText xml:space="preserve">s) </w:delText>
          </w:r>
        </w:del>
      </w:ins>
      <w:r w:rsidR="00915A4D" w:rsidRPr="003B0052">
        <w:t xml:space="preserve">can serve as key agents linking lakes and their tributaries. The seasonal nature of these spatial food web linkages aligns with theory predicting that mobile consumers stabilize food webs by integrating distinct resource pools across space and time, allowing consumer and resource populations to persist under variable conditions </w:t>
      </w:r>
      <w:r w:rsidR="00697700">
        <w:fldChar w:fldCharType="begin"/>
      </w:r>
      <w:r w:rsidR="00697700">
        <w:instrText xml:space="preserve"> ADDIN ZOTERO_ITEM CSL_CITATION {"citationID":"nUVk6pz7","properties":{"unsorted":false,"formattedCitation":"(McCann et al. 2005, McCann and Rooney 2009)","plainCitation":"(McCann et al. 2005, McCann and Rooney 2009)","noteIndex":0},"citationItems":[{"id":1162,"uris":["http://zotero.org/users/local/6gGbWaws/items/SMQG3SHF"],"itemData":{"id":1162,"type":"article-journal","abstract":"The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B."},{"family":"Umbanhowar","given":"J."}],"issued":{"date-parts":[["2005"]]}}},{"id":197,"uris":["http://zotero.org/users/local/6gGbWaws/items/BMGAKKIC"],"itemData":{"id":197,"type":"article-journal","abstract":"Here, we synthesize a number of recent empirical and theoretical papers to argue that food-web dynamics are characterized by high amounts of spatial and temporal variability and that organisms respond predictably, via behaviour, to these changing conditions. Such behavioural responses on the landscape drive a highly adaptive food-web structure in space and time. Empirical evidence suggests that underlying attributes of food webs are potentially scale-invariant such that food webs are characterized by hump-shaped trophic structures with fast and slow pathways that repeat at different resolutions within the food web. We place these empirical patterns within the context of recent food-web theory to show that adaptable food-web structure confers stability to an assemblage of interacting organisms in a variable world. Finally, we show that recent food-web analyses agree with two of the major predictions of this theory. We argue that the next major frontier in food-web theory and applied food-web ecology must consider the influence of variability on food-web structure.","container-title":"Philosophical Transactions of the Royal Society B: Biological Sciences","DOI":"10.1098/rstb.2008.0273","ISSN":"0962-8436, 1471-2970","issue":"1524","journalAbbreviation":"Phil. Trans. R. Soc. B","language":"en","page":"1789-1801","source":"DOI.org (Crossref)","title":"The more food webs change, the more they stay the same","volume":"364","author":[{"family":"McCann","given":"Kevin Shear"},{"family":"Rooney","given":"Neil"}],"issued":{"date-parts":[["2009",6,27]]}}}],"schema":"https://github.com/citation-style-language/schema/raw/master/csl-citation.json"} </w:instrText>
      </w:r>
      <w:r w:rsidR="00697700">
        <w:fldChar w:fldCharType="separate"/>
      </w:r>
      <w:r w:rsidR="00697700">
        <w:rPr>
          <w:noProof/>
        </w:rPr>
        <w:t>(McCann et al. 2005, McCann and Rooney 2009)</w:t>
      </w:r>
      <w:r w:rsidR="00697700">
        <w:fldChar w:fldCharType="end"/>
      </w:r>
      <w:r w:rsidR="00915A4D" w:rsidRPr="003B0052">
        <w:t xml:space="preserve">. Thus, protecting and restoring connectivity and refuge habitats for small fish by maintaining passable </w:t>
      </w:r>
      <w:ins w:id="112" w:author="Tunney, Tyler (DFO/MPO)" w:date="2026-03-24T12:14:00Z">
        <w:r w:rsidR="00CA3351">
          <w:t xml:space="preserve">human-made </w:t>
        </w:r>
      </w:ins>
      <w:ins w:id="113" w:author="Tunney, Tyler (DFO/MPO)" w:date="2026-03-24T12:13:00Z">
        <w:r w:rsidR="00A63E00">
          <w:t xml:space="preserve">structures </w:t>
        </w:r>
      </w:ins>
      <w:ins w:id="114" w:author="Charlotte Ward" w:date="2026-04-09T11:32:00Z">
        <w:r w:rsidR="00F677DA">
          <w:t xml:space="preserve">(e.g., </w:t>
        </w:r>
      </w:ins>
      <w:ins w:id="115" w:author="Tunney, Tyler (DFO/MPO)" w:date="2026-03-24T12:13:00Z">
        <w:del w:id="116" w:author="Charlotte Ward" w:date="2026-04-09T11:32:00Z">
          <w:r w:rsidR="00A63E00" w:rsidDel="00F677DA">
            <w:delText xml:space="preserve">like </w:delText>
          </w:r>
        </w:del>
      </w:ins>
      <w:r w:rsidR="00915A4D" w:rsidRPr="003B0052">
        <w:t>culverts</w:t>
      </w:r>
      <w:ins w:id="117" w:author="Charlotte Ward" w:date="2026-04-09T11:32:00Z">
        <w:r w:rsidR="00F677DA">
          <w:t>)</w:t>
        </w:r>
      </w:ins>
      <w:r w:rsidR="00915A4D" w:rsidRPr="003B0052">
        <w:t xml:space="preserve">, </w:t>
      </w:r>
      <w:del w:id="118" w:author="Charlotte Ward" w:date="2026-04-09T11:31:00Z">
        <w:r w:rsidR="00915A4D" w:rsidRPr="003B0052" w:rsidDel="00F677DA">
          <w:delText xml:space="preserve">natural flow regimes, </w:delText>
        </w:r>
      </w:del>
      <w:r w:rsidR="00915A4D" w:rsidRPr="003B0052">
        <w:t>and</w:t>
      </w:r>
      <w:ins w:id="119" w:author="Charlotte Ward" w:date="2026-04-09T11:31:00Z">
        <w:r w:rsidR="00F677DA">
          <w:t xml:space="preserve"> enhancing</w:t>
        </w:r>
      </w:ins>
      <w:r w:rsidR="00915A4D" w:rsidRPr="003B0052">
        <w:t xml:space="preserve"> riparian cover could sustain linkages among spatially distinct energy pathways and promote the </w:t>
      </w:r>
      <w:r w:rsidR="00915A4D" w:rsidRPr="003B0052">
        <w:lastRenderedPageBreak/>
        <w:t xml:space="preserve">resilience of freshwater ecosystems. The convergent evidence from stable isotopes, telemetry data, and seasonal netting surveys we present here shows that prey-mediated coupling is an important feature of this system. Although larger predators are often emphasized as primary habitat couplers within aquatic food webs </w:t>
      </w:r>
      <w:r w:rsidR="00697700">
        <w:fldChar w:fldCharType="begin"/>
      </w:r>
      <w:r w:rsidR="00AE4DFC">
        <w:instrText xml:space="preserve"> ADDIN ZOTERO_ITEM CSL_CITATION {"citationID":"vVjM7ykW","properties":{"unsorted":false,"formattedCitation":"(Rooney et al. 2008, Maitland et al. 2024, Wegher et al. 2025)","plainCitation":"(Rooney et al. 2008, Maitland et al. 2024, Wegher et al. 2025)","noteIndex":0},"citationItems":[{"id":192,"uris":["http://zotero.org/users/local/6gGbWaws/items/VZGPVMEN"],"itemData":{"id":192,"type":"article-journal","abstract":"Ecologists have long searched for structures and processes that impart stability in nature. In particular, food web ecology has held promise in tackling this issue. Empirical patterns in food webs have consistently shown that the distributions of species and interactions in nature are more likely to be stable than randomly constructed systems with the same number of species and interactions. Food web ecology still faces two fundamental challenges, however. First, the quantity and quality of food web data required to document both the species richness and the interaction strengths among all species within food webs is largely prohibitive. Second, where food webs have been well documented, spatial and temporal variation in food web structure has been ignored. Conversely, research that has addressed spatial and temporal variation in ecosystems has generally ignored the full complexity of food web architecture. Here, we incorporate empirical patterns, largely from macroecology and behavioural ecology, into a spatially implicit food web structure to construct a simple landscape theory of food web architecture. Such an approach both captures important architectural features of food webs and allows for an exploration of food web structure across a range of spatial scales. Finally, we demonstrated that food webs are hierarchically organized along the spatial and temporal niche axes of species and their utilization of food resources in ways that stabilize ecosystems.","container-title":"Ecology Letters","DOI":"10.1111/j.1461-0248.2008.01193.x","ISSN":"1461-0248","issue":"8","language":"en","license":"© 2008 Blackwell Publishing Ltd/CNRS","note":"_eprint: https://onlinelibrary.wiley.com/doi/pdf/10.1111/j.1461-0248.2008.01193.x","page":"867-881","source":"Wiley Online Library","title":"A landscape theory for food web architecture","volume":"11","author":[{"family":"Rooney","given":"Neil"},{"family":"McCann","given":"Kevin S."},{"family":"Moore","given":"John C."}],"issued":{"date-parts":[["2008"]]}}},{"id":2709,"uris":["http://zotero.org/users/local/6gGbWaws/items/J7TNGJ3D"],"itemData":{"id":2709,"type":"article-journal","abstract":"The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P."}],"issued":{"date-parts":[["2024"]]}}},{"id":2704,"uris":["http://zotero.org/users/local/6gGbWaws/items/M3FBW98X"],"itemData":{"id":2704,"type":"article-journal","abstract":"Food web characterizations of large lakes have rarely considered spatial variation in resource use or trophic connections among species. This is also true of Lake Superior, the world’s second largest freshwater lake. While instances of habitat coupling in Lake Superior have been documented, the extent to which coupling or resource specialization in this system varies spatially, particularly within a species, remains unknown. To address this, stable isotopes of common fish species and prey were collected and analyzed along a depth gradient at four geographically and bathymetrically distinct regions of Lake Superior; 1099 fish and 60 composite invertebrate samples (separately for zooplankton and benthos) were collected from both deeper regions (Keweenaw and Western Arm) and shallower regions (Nipigon Bay and Whitefish Bay). Benthic and pelagic species of fish and invertebrates were collected to characterize different energy pathways. Within regions and taxa, benthic reliance and trophic position differences across depth strata were large and comparable to those previously observed among species lake wide. Across regions, large within-taxa differences in resource use patterns and trophic position existed at similar depth strata, as well as among taxa. Generally, there was a high reliance on pelagic resources across all fish species with greater benthic resource use observed at medium and deep strata. As expected, higher trophic organisms tended to have greater evidence of benthic-pelagic coupling. Our findings reinforce the need to consider regional variation in resource use and trophic position in large lake systems over broad approaches that can overgeneralize patterns of energy flow.","container-title":"Journal of Great Lakes Research","DOI":"10.1016/j.jglr.2024.102457","ISSN":"0380-1330","issue":"1","journalAbbreviation":"Journal of Great Lakes Research","page":"102457","source":"ScienceDirect","title":"Regional variability of resource use, trophic position and habitat coupling within Lake Superior","volume":"51","author":[{"family":"Wegher","given":"M. E."},{"family":"Fisk","given":"A. T."},{"family":"Johnson","given":"T. B."},{"family":"Rennie","given":"M. D."}],"issued":{"date-parts":[["2025",2,1]]}}}],"schema":"https://github.com/citation-style-language/schema/raw/master/csl-citation.json"} </w:instrText>
      </w:r>
      <w:r w:rsidR="00697700">
        <w:fldChar w:fldCharType="separate"/>
      </w:r>
      <w:r w:rsidR="00AE4DFC">
        <w:rPr>
          <w:noProof/>
        </w:rPr>
        <w:t>(Rooney et al. 2008, Maitland et al. 2024, Wegher et al. 2025)</w:t>
      </w:r>
      <w:r w:rsidR="00697700">
        <w:fldChar w:fldCharType="end"/>
      </w:r>
      <w:r w:rsidR="00915A4D" w:rsidRPr="003B0052">
        <w:t xml:space="preserve">, our results indicate that small prey fish species can also serve this role, linking habitats that remain inaccessible to larger-bodied fishes. Incorporating such small-bodied consumers more directly into freshwater food web theory is a therefore critical task for future research. </w:t>
      </w:r>
    </w:p>
    <w:p w14:paraId="76540CB7" w14:textId="595021E6" w:rsidR="004470B2" w:rsidRPr="003B0052" w:rsidRDefault="004470B2" w:rsidP="00AF338A">
      <w:pPr>
        <w:spacing w:after="240"/>
        <w:jc w:val="both"/>
      </w:pPr>
    </w:p>
    <w:p w14:paraId="5DD9EA72" w14:textId="0F2D77EE" w:rsidR="00D03F43" w:rsidRDefault="003D2F87" w:rsidP="003D2F87">
      <w:pPr>
        <w:pStyle w:val="Heading2"/>
      </w:pPr>
      <w:r>
        <w:t xml:space="preserve"> </w:t>
      </w:r>
    </w:p>
    <w:p w14:paraId="5E92AE1F" w14:textId="5B6F7D4B" w:rsidR="004470B2" w:rsidRPr="003B0052" w:rsidRDefault="004470B2" w:rsidP="00AF338A">
      <w:pPr>
        <w:spacing w:after="240"/>
        <w:jc w:val="both"/>
        <w:sectPr w:rsidR="004470B2" w:rsidRPr="003B0052" w:rsidSect="001F7AB5">
          <w:headerReference w:type="even" r:id="rId13"/>
          <w:headerReference w:type="default" r:id="rId14"/>
          <w:footerReference w:type="default" r:id="rId15"/>
          <w:headerReference w:type="first" r:id="rId16"/>
          <w:pgSz w:w="12240" w:h="15840"/>
          <w:pgMar w:top="1440" w:right="1440" w:bottom="1440" w:left="1440" w:header="709" w:footer="709" w:gutter="0"/>
          <w:lnNumType w:countBy="1" w:restart="continuous"/>
          <w:pgNumType w:start="1"/>
          <w:cols w:space="708"/>
          <w:docGrid w:linePitch="360"/>
        </w:sectPr>
      </w:pPr>
    </w:p>
    <w:p w14:paraId="4C477D5D" w14:textId="3BCF6CEF" w:rsidR="00174302" w:rsidRDefault="00174302" w:rsidP="00174302">
      <w:pPr>
        <w:pStyle w:val="Heading2"/>
        <w:jc w:val="both"/>
        <w:rPr>
          <w:rFonts w:ascii="Times New Roman" w:hAnsi="Times New Roman" w:cs="Times New Roman"/>
          <w:color w:val="auto"/>
        </w:rPr>
      </w:pPr>
      <w:r w:rsidRPr="00837F74">
        <w:rPr>
          <w:rFonts w:ascii="Times New Roman" w:hAnsi="Times New Roman" w:cs="Times New Roman"/>
          <w:color w:val="auto"/>
        </w:rPr>
        <w:lastRenderedPageBreak/>
        <w:t>Figures</w:t>
      </w:r>
    </w:p>
    <w:p w14:paraId="3AE0FAB3" w14:textId="1608312C" w:rsidR="00E93B25" w:rsidRPr="00174302" w:rsidRDefault="004470B2" w:rsidP="00174302">
      <w:pPr>
        <w:pStyle w:val="Heading2"/>
        <w:jc w:val="both"/>
        <w:rPr>
          <w:rFonts w:ascii="Times New Roman" w:hAnsi="Times New Roman" w:cs="Times New Roman"/>
          <w:color w:val="auto"/>
        </w:rPr>
      </w:pPr>
      <w:r w:rsidRPr="00837F74">
        <w:rPr>
          <w:rFonts w:ascii="Times New Roman" w:hAnsi="Times New Roman" w:cs="Times New Roman"/>
          <w:color w:val="auto"/>
        </w:rPr>
        <w:t xml:space="preserve"> </w:t>
      </w:r>
      <w:r w:rsidR="00BB1831">
        <w:rPr>
          <w:rFonts w:ascii="Times New Roman" w:hAnsi="Times New Roman" w:cs="Times New Roman"/>
          <w:noProof/>
          <w:color w:val="auto"/>
          <w14:ligatures w14:val="standardContextual"/>
        </w:rPr>
        <w:drawing>
          <wp:inline distT="0" distB="0" distL="0" distR="0" wp14:anchorId="53531C6E" wp14:editId="6CB5C973">
            <wp:extent cx="6699475" cy="4248727"/>
            <wp:effectExtent l="0" t="0" r="0" b="6350"/>
            <wp:docPr id="65164195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41959" name="Picture 6516419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703929" cy="4251551"/>
                    </a:xfrm>
                    <a:prstGeom prst="rect">
                      <a:avLst/>
                    </a:prstGeom>
                  </pic:spPr>
                </pic:pic>
              </a:graphicData>
            </a:graphic>
          </wp:inline>
        </w:drawing>
      </w:r>
    </w:p>
    <w:p w14:paraId="63FE79EB" w14:textId="4BE33DAA" w:rsidR="00E93B25" w:rsidRPr="003B0052" w:rsidRDefault="00E93B25" w:rsidP="00AF338A">
      <w:pPr>
        <w:spacing w:after="240"/>
        <w:jc w:val="both"/>
        <w:rPr>
          <w:b/>
          <w:bCs/>
        </w:rPr>
      </w:pPr>
      <w:r w:rsidRPr="00837F74">
        <w:rPr>
          <w:b/>
          <w:bCs/>
        </w:rPr>
        <w:t xml:space="preserve">Figure </w:t>
      </w:r>
      <w:r w:rsidR="00837F74">
        <w:rPr>
          <w:b/>
          <w:bCs/>
        </w:rPr>
        <w:t>1.</w:t>
      </w:r>
      <w:r w:rsidRPr="00837F74">
        <w:rPr>
          <w:bCs/>
        </w:rPr>
        <w:t xml:space="preserve"> </w:t>
      </w:r>
      <w:r w:rsidR="00337D2A">
        <w:t xml:space="preserve">Conceptual diagram illustrating how stable isotope analysis, acoustic telemetry, and netting surveys are used to assess seasonal lake–creek habitat coupling by prey fish. Differences in </w:t>
      </w:r>
      <w:r w:rsidR="0002466B" w:rsidRPr="003B0052">
        <w:t>δ</w:t>
      </w:r>
      <w:r w:rsidR="0002466B" w:rsidRPr="0002466B">
        <w:rPr>
          <w:vertAlign w:val="superscript"/>
        </w:rPr>
        <w:t>13</w:t>
      </w:r>
      <w:r w:rsidR="0002466B">
        <w:t xml:space="preserve">C </w:t>
      </w:r>
      <w:r w:rsidR="00337D2A">
        <w:t>between lake (enriched</w:t>
      </w:r>
      <w:r w:rsidR="007C7D6C">
        <w:t>; blue</w:t>
      </w:r>
      <w:r w:rsidR="00337D2A">
        <w:t>) and creek (depleted</w:t>
      </w:r>
      <w:r w:rsidR="007C7D6C">
        <w:t>; pink</w:t>
      </w:r>
      <w:r w:rsidR="00337D2A">
        <w:t>) resources (e.g., mayflies</w:t>
      </w:r>
      <w:r w:rsidR="007C7D6C">
        <w:t>, mussels</w:t>
      </w:r>
      <w:r w:rsidR="00337D2A">
        <w:t xml:space="preserve">) allow stable isotope ratios in fish tissues (liver) to indicate cross-habitat foraging. Acoustic receivers </w:t>
      </w:r>
      <w:r w:rsidR="007C7D6C">
        <w:t xml:space="preserve">continuously </w:t>
      </w:r>
      <w:r w:rsidR="00337D2A">
        <w:t xml:space="preserve">track </w:t>
      </w:r>
      <w:r w:rsidR="007C7D6C">
        <w:t xml:space="preserve">the </w:t>
      </w:r>
      <w:r w:rsidR="00337D2A">
        <w:t xml:space="preserve">movement </w:t>
      </w:r>
      <w:r w:rsidR="007C7D6C">
        <w:t>and residence of tagged fish across lake and creek habitats</w:t>
      </w:r>
      <w:r w:rsidR="00337D2A">
        <w:t xml:space="preserve">. Directional trap nets estimate seasonal biomass flux by capturing fish moving upstream and downstream </w:t>
      </w:r>
      <w:r w:rsidR="00430A3E">
        <w:t>in</w:t>
      </w:r>
      <w:r w:rsidR="007C7D6C">
        <w:t xml:space="preserve"> </w:t>
      </w:r>
      <w:r w:rsidR="00337D2A">
        <w:t>the creek. The lower panel</w:t>
      </w:r>
      <w:r w:rsidR="00066DAB">
        <w:t xml:space="preserve">s </w:t>
      </w:r>
      <w:r w:rsidR="00337D2A">
        <w:t xml:space="preserve">depicts three scenarios of fish </w:t>
      </w:r>
      <w:r w:rsidR="00066DAB">
        <w:t xml:space="preserve">foraging and </w:t>
      </w:r>
      <w:r w:rsidR="00337D2A">
        <w:t xml:space="preserve">habitat use: </w:t>
      </w:r>
      <w:r w:rsidR="001C2C10">
        <w:t>(</w:t>
      </w:r>
      <w:proofErr w:type="spellStart"/>
      <w:r w:rsidR="001C2C10">
        <w:t>i</w:t>
      </w:r>
      <w:proofErr w:type="spellEnd"/>
      <w:r w:rsidR="001C2C10">
        <w:t xml:space="preserve">) </w:t>
      </w:r>
      <w:r w:rsidR="00337D2A" w:rsidRPr="00337D2A">
        <w:rPr>
          <w:rStyle w:val="Strong"/>
          <w:rFonts w:eastAsiaTheme="majorEastAsia"/>
          <w:b w:val="0"/>
          <w:bCs w:val="0"/>
        </w:rPr>
        <w:t>lake residency</w:t>
      </w:r>
      <w:r w:rsidR="00337D2A">
        <w:t xml:space="preserve">, where fish rely primarily on lake-derived resources and are detected mostly in the lake; </w:t>
      </w:r>
      <w:r w:rsidR="001C2C10">
        <w:t xml:space="preserve">(ii) </w:t>
      </w:r>
      <w:r w:rsidR="00337D2A" w:rsidRPr="00337D2A">
        <w:rPr>
          <w:rStyle w:val="Strong"/>
          <w:rFonts w:eastAsiaTheme="majorEastAsia"/>
          <w:b w:val="0"/>
          <w:bCs w:val="0"/>
        </w:rPr>
        <w:t>habitat coupling</w:t>
      </w:r>
      <w:r w:rsidR="00337D2A">
        <w:t xml:space="preserve">, where fish rely on both lake- and creek-derived resources and show intermediate lake residency, with detections indicating movement between habitats; and </w:t>
      </w:r>
      <w:r w:rsidR="001C2C10">
        <w:t xml:space="preserve">(iii) </w:t>
      </w:r>
      <w:r w:rsidR="00337D2A" w:rsidRPr="00337D2A">
        <w:rPr>
          <w:rStyle w:val="Strong"/>
          <w:rFonts w:eastAsiaTheme="majorEastAsia"/>
          <w:b w:val="0"/>
          <w:bCs w:val="0"/>
        </w:rPr>
        <w:t>creek residency</w:t>
      </w:r>
      <w:r w:rsidR="00337D2A">
        <w:t>, where fish rely primarily on creek-derived resources and are detected mostly in the creek. Seasonal variation in habitat coupling is expected as fish adjust movement and foraging in response to changing biotic and abiotic conditions.</w:t>
      </w:r>
    </w:p>
    <w:p w14:paraId="67751538" w14:textId="63C68F77" w:rsidR="00E93B25" w:rsidRPr="003B0052" w:rsidRDefault="00E93B25" w:rsidP="00AF338A">
      <w:pPr>
        <w:spacing w:after="240"/>
        <w:jc w:val="both"/>
      </w:pPr>
    </w:p>
    <w:p w14:paraId="1AC3101D" w14:textId="77777777" w:rsidR="007E3C54" w:rsidRDefault="007E3C54" w:rsidP="00AF338A">
      <w:pPr>
        <w:spacing w:after="240"/>
        <w:jc w:val="both"/>
      </w:pPr>
      <w:bookmarkStart w:id="120" w:name="_Toc215069663"/>
    </w:p>
    <w:p w14:paraId="0DB579CF" w14:textId="77777777" w:rsidR="007E3C54" w:rsidRDefault="007E3C54" w:rsidP="00AF338A">
      <w:pPr>
        <w:spacing w:after="240"/>
        <w:jc w:val="both"/>
      </w:pPr>
    </w:p>
    <w:p w14:paraId="0809AD46" w14:textId="498D81A9" w:rsidR="007E3C54" w:rsidRDefault="00503142" w:rsidP="00AF338A">
      <w:pPr>
        <w:jc w:val="both"/>
      </w:pPr>
      <w:r>
        <w:rPr>
          <w:noProof/>
          <w14:ligatures w14:val="standardContextual"/>
        </w:rPr>
        <w:drawing>
          <wp:inline distT="0" distB="0" distL="0" distR="0" wp14:anchorId="54B41DDD" wp14:editId="26FABDF8">
            <wp:extent cx="6435533" cy="4325420"/>
            <wp:effectExtent l="0" t="0" r="3810" b="5715"/>
            <wp:docPr id="18005594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59479" name="Picture 18005594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54669" cy="4338281"/>
                    </a:xfrm>
                    <a:prstGeom prst="rect">
                      <a:avLst/>
                    </a:prstGeom>
                  </pic:spPr>
                </pic:pic>
              </a:graphicData>
            </a:graphic>
          </wp:inline>
        </w:drawing>
      </w:r>
    </w:p>
    <w:p w14:paraId="11BBF238" w14:textId="5F4EB184" w:rsidR="00E93B25" w:rsidRDefault="00E93B25" w:rsidP="00AF338A">
      <w:pPr>
        <w:spacing w:after="240"/>
        <w:jc w:val="both"/>
        <w:rPr>
          <w:b/>
          <w:bCs/>
        </w:rPr>
      </w:pPr>
      <w:bookmarkStart w:id="121" w:name="OLE_LINK1"/>
      <w:bookmarkStart w:id="122" w:name="OLE_LINK2"/>
      <w:r w:rsidRPr="00837F74">
        <w:rPr>
          <w:b/>
          <w:bCs/>
        </w:rPr>
        <w:t>Figure 2.</w:t>
      </w:r>
      <w:r w:rsidRPr="003B0052">
        <w:t xml:space="preserve"> </w:t>
      </w:r>
      <w:r w:rsidRPr="003B0052">
        <w:rPr>
          <w:bCs/>
        </w:rPr>
        <w:t xml:space="preserve">Site map and </w:t>
      </w:r>
      <w:proofErr w:type="spellStart"/>
      <w:r w:rsidRPr="003B0052">
        <w:rPr>
          <w:bCs/>
        </w:rPr>
        <w:t>IsoScape</w:t>
      </w:r>
      <w:proofErr w:type="spellEnd"/>
      <w:r w:rsidRPr="003B0052">
        <w:rPr>
          <w:bCs/>
        </w:rPr>
        <w:t xml:space="preserve"> of </w:t>
      </w:r>
      <w:r w:rsidR="001868BE">
        <w:rPr>
          <w:bCs/>
        </w:rPr>
        <w:t>Sproule Bay (Lake Opeongo)</w:t>
      </w:r>
      <w:r w:rsidRPr="003B0052">
        <w:rPr>
          <w:bCs/>
        </w:rPr>
        <w:t xml:space="preserve"> and the adjacent Costello Creek. Baseline organism (</w:t>
      </w:r>
      <w:r w:rsidRPr="003B0052">
        <w:rPr>
          <w:bCs/>
          <w:i/>
        </w:rPr>
        <w:t xml:space="preserve">Ephemeroptera sp. </w:t>
      </w:r>
      <w:r w:rsidRPr="003B0052">
        <w:rPr>
          <w:bCs/>
        </w:rPr>
        <w:t xml:space="preserve">and </w:t>
      </w:r>
      <w:proofErr w:type="spellStart"/>
      <w:r w:rsidRPr="003B0052">
        <w:rPr>
          <w:bCs/>
          <w:i/>
        </w:rPr>
        <w:t>Eliptio</w:t>
      </w:r>
      <w:proofErr w:type="spellEnd"/>
      <w:r w:rsidRPr="003B0052">
        <w:rPr>
          <w:bCs/>
          <w:i/>
        </w:rPr>
        <w:t xml:space="preserve"> sp.)</w:t>
      </w:r>
      <w:r w:rsidRPr="003B0052">
        <w:rPr>
          <w:bCs/>
        </w:rPr>
        <w:t xml:space="preserve"> average carbon signatures </w:t>
      </w:r>
      <w:r w:rsidR="007B6CBE" w:rsidRPr="003B0052">
        <w:rPr>
          <w:bCs/>
        </w:rPr>
        <w:t>(δ</w:t>
      </w:r>
      <w:r w:rsidR="007B6CBE" w:rsidRPr="003B0052">
        <w:rPr>
          <w:bCs/>
          <w:vertAlign w:val="superscript"/>
        </w:rPr>
        <w:t>13</w:t>
      </w:r>
      <w:r w:rsidR="007B6CBE" w:rsidRPr="003B0052">
        <w:rPr>
          <w:bCs/>
        </w:rPr>
        <w:t xml:space="preserve">C) </w:t>
      </w:r>
      <w:r w:rsidRPr="003B0052">
        <w:rPr>
          <w:bCs/>
        </w:rPr>
        <w:t xml:space="preserve">across the study system are represented by the coloured gradient, while receiver locations and total detections at each receiver are shown as circles and their relative sizes, respectively. Areas shaded in </w:t>
      </w:r>
      <w:r w:rsidR="00DC69FC">
        <w:rPr>
          <w:bCs/>
        </w:rPr>
        <w:t>blue</w:t>
      </w:r>
      <w:r w:rsidRPr="003B0052">
        <w:rPr>
          <w:bCs/>
        </w:rPr>
        <w:t xml:space="preserve"> indicate </w:t>
      </w:r>
      <w:r w:rsidR="009B2B46" w:rsidRPr="003B0052">
        <w:t>δ</w:t>
      </w:r>
      <w:r w:rsidR="009B2B46" w:rsidRPr="00DD06A6">
        <w:rPr>
          <w:vertAlign w:val="superscript"/>
        </w:rPr>
        <w:t>13</w:t>
      </w:r>
      <w:r w:rsidR="009B2B46" w:rsidRPr="003B0052">
        <w:t>C</w:t>
      </w:r>
      <w:r w:rsidR="009B2B46" w:rsidRPr="003B0052">
        <w:rPr>
          <w:bCs/>
        </w:rPr>
        <w:t xml:space="preserve"> </w:t>
      </w:r>
      <w:r w:rsidRPr="003B0052">
        <w:rPr>
          <w:bCs/>
        </w:rPr>
        <w:t xml:space="preserve">-enriched regions in the lake, while </w:t>
      </w:r>
      <w:r w:rsidR="00DC69FC">
        <w:rPr>
          <w:bCs/>
        </w:rPr>
        <w:t>pink</w:t>
      </w:r>
      <w:r w:rsidRPr="003B0052">
        <w:rPr>
          <w:bCs/>
        </w:rPr>
        <w:t xml:space="preserve">-shaded areas represent </w:t>
      </w:r>
      <w:r w:rsidR="009B2B46" w:rsidRPr="003B0052">
        <w:t>δ</w:t>
      </w:r>
      <w:r w:rsidR="009B2B46" w:rsidRPr="00DD06A6">
        <w:rPr>
          <w:vertAlign w:val="superscript"/>
        </w:rPr>
        <w:t>13</w:t>
      </w:r>
      <w:r w:rsidR="009B2B46" w:rsidRPr="003B0052">
        <w:t>C</w:t>
      </w:r>
      <w:r w:rsidRPr="003B0052">
        <w:rPr>
          <w:bCs/>
        </w:rPr>
        <w:t>-depleted regions in the creek.</w:t>
      </w:r>
      <w:bookmarkEnd w:id="120"/>
    </w:p>
    <w:bookmarkEnd w:id="121"/>
    <w:bookmarkEnd w:id="122"/>
    <w:p w14:paraId="2393C9FB" w14:textId="77777777" w:rsidR="007B6CBE" w:rsidRDefault="007B6CBE" w:rsidP="00AF338A">
      <w:pPr>
        <w:spacing w:after="240"/>
        <w:jc w:val="both"/>
        <w:rPr>
          <w:lang w:val="en-US" w:eastAsia="en-CA"/>
        </w:rPr>
      </w:pPr>
    </w:p>
    <w:p w14:paraId="293409E9" w14:textId="329DAE6A" w:rsidR="00E93B25" w:rsidRPr="003B0052" w:rsidRDefault="006F1F09" w:rsidP="00AF338A">
      <w:pPr>
        <w:spacing w:after="240"/>
        <w:jc w:val="both"/>
      </w:pPr>
      <w:r>
        <w:rPr>
          <w:noProof/>
          <w14:ligatures w14:val="standardContextual"/>
        </w:rPr>
        <w:lastRenderedPageBreak/>
        <w:drawing>
          <wp:inline distT="0" distB="0" distL="0" distR="0" wp14:anchorId="6638EEF9" wp14:editId="667DFFC9">
            <wp:extent cx="6326909" cy="4379391"/>
            <wp:effectExtent l="0" t="0" r="0" b="2540"/>
            <wp:docPr id="14883544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54452" name="Picture 1488354452"/>
                    <pic:cNvPicPr/>
                  </pic:nvPicPr>
                  <pic:blipFill rotWithShape="1">
                    <a:blip r:embed="rId19" cstate="print">
                      <a:extLst>
                        <a:ext uri="{28A0092B-C50C-407E-A947-70E740481C1C}">
                          <a14:useLocalDpi xmlns:a14="http://schemas.microsoft.com/office/drawing/2010/main" val="0"/>
                        </a:ext>
                      </a:extLst>
                    </a:blip>
                    <a:srcRect r="11590" b="9195"/>
                    <a:stretch/>
                  </pic:blipFill>
                  <pic:spPr bwMode="auto">
                    <a:xfrm>
                      <a:off x="0" y="0"/>
                      <a:ext cx="6351652" cy="4396518"/>
                    </a:xfrm>
                    <a:prstGeom prst="rect">
                      <a:avLst/>
                    </a:prstGeom>
                    <a:ln>
                      <a:noFill/>
                    </a:ln>
                    <a:extLst>
                      <a:ext uri="{53640926-AAD7-44D8-BBD7-CCE9431645EC}">
                        <a14:shadowObscured xmlns:a14="http://schemas.microsoft.com/office/drawing/2010/main"/>
                      </a:ext>
                    </a:extLst>
                  </pic:spPr>
                </pic:pic>
              </a:graphicData>
            </a:graphic>
          </wp:inline>
        </w:drawing>
      </w:r>
    </w:p>
    <w:p w14:paraId="230C99FB" w14:textId="7703E814" w:rsidR="006F1F09" w:rsidRDefault="00E93B25" w:rsidP="00AF338A">
      <w:pPr>
        <w:spacing w:after="240"/>
        <w:jc w:val="both"/>
        <w:rPr>
          <w:bCs/>
        </w:rPr>
      </w:pPr>
      <w:r w:rsidRPr="00A95A92">
        <w:rPr>
          <w:b/>
          <w:bCs/>
        </w:rPr>
        <w:t xml:space="preserve">Figure </w:t>
      </w:r>
      <w:r w:rsidR="00545BBE">
        <w:rPr>
          <w:b/>
          <w:bCs/>
        </w:rPr>
        <w:t>3</w:t>
      </w:r>
      <w:r w:rsidRPr="00A95A92">
        <w:rPr>
          <w:b/>
          <w:bCs/>
        </w:rPr>
        <w:t>.</w:t>
      </w:r>
      <w:r w:rsidRPr="00A95A92">
        <w:t xml:space="preserve"> </w:t>
      </w:r>
      <w:r w:rsidR="00B20932">
        <w:t>Seasonal patterns in</w:t>
      </w:r>
      <w:r w:rsidR="00B20932">
        <w:t xml:space="preserve"> lake creek-coupling observed through the</w:t>
      </w:r>
      <w:r w:rsidR="00B20932">
        <w:t xml:space="preserve"> foraging (left panels) and habitat use (right panels) of shiners </w:t>
      </w:r>
      <w:r w:rsidR="00B20932">
        <w:t>captured in</w:t>
      </w:r>
      <w:r w:rsidR="00B20932">
        <w:t xml:space="preserve"> Costello Creek and Lake Opeongo (Sproule Bay). </w:t>
      </w:r>
      <w:r w:rsidR="00B20932">
        <w:rPr>
          <w:rStyle w:val="Strong"/>
          <w:rFonts w:eastAsiaTheme="majorEastAsia"/>
        </w:rPr>
        <w:t>(A)</w:t>
      </w:r>
      <w:r w:rsidR="00B20932">
        <w:t xml:space="preserve"> Estimated marginal mean (± 95% CI) proportion of lake-derived carbon and </w:t>
      </w:r>
      <w:r w:rsidR="00B20932">
        <w:rPr>
          <w:rStyle w:val="Strong"/>
          <w:rFonts w:eastAsiaTheme="majorEastAsia"/>
        </w:rPr>
        <w:t>(B)</w:t>
      </w:r>
      <w:r w:rsidR="00B20932">
        <w:t xml:space="preserve"> estimated marginal mean (± 95% CI) trophic position of shiners captured in creek (pink) and lake (blue) habitats across spring, summer, and fall. </w:t>
      </w:r>
      <w:r w:rsidR="00B20932">
        <w:rPr>
          <w:rStyle w:val="Strong"/>
          <w:rFonts w:eastAsiaTheme="majorEastAsia"/>
        </w:rPr>
        <w:t>(C)</w:t>
      </w:r>
      <w:r w:rsidR="00B20932">
        <w:t xml:space="preserve"> Estimated marginal mean (± 95% CI) number of habitat recurrence events per fish per season and </w:t>
      </w:r>
      <w:r w:rsidR="00B20932">
        <w:rPr>
          <w:rStyle w:val="Strong"/>
          <w:rFonts w:eastAsiaTheme="majorEastAsia"/>
        </w:rPr>
        <w:t>(D)</w:t>
      </w:r>
      <w:r w:rsidR="00B20932">
        <w:t xml:space="preserve"> estimated marginal mean (± 95% CI) habitat residency of tagged golden shiners released in creek (pink) or lake (blue) habitats. </w:t>
      </w:r>
      <w:r w:rsidR="008E7AF9">
        <w:t>H</w:t>
      </w:r>
      <w:r w:rsidR="00B20932">
        <w:t xml:space="preserve">abitat recurrence was calculated as the number of times an individual exited and later re-entered </w:t>
      </w:r>
      <w:r w:rsidR="000568FE">
        <w:t>the</w:t>
      </w:r>
      <w:r w:rsidR="00B20932">
        <w:t xml:space="preserve"> habitat</w:t>
      </w:r>
      <w:r w:rsidR="000568FE">
        <w:t xml:space="preserve"> in which it was released</w:t>
      </w:r>
      <w:r w:rsidR="00B20932">
        <w:t xml:space="preserve"> within that season</w:t>
      </w:r>
      <w:r w:rsidR="000568FE">
        <w:t>,</w:t>
      </w:r>
      <w:r w:rsidR="008E7AF9">
        <w:t xml:space="preserve"> and h</w:t>
      </w:r>
      <w:r w:rsidR="008E7AF9">
        <w:t>abitat residency was calculated as the proportion of time an individual spent in its release habitat within a season (unitless proportion)</w:t>
      </w:r>
      <w:r w:rsidR="008E7AF9">
        <w:t>.</w:t>
      </w:r>
    </w:p>
    <w:p w14:paraId="0CF1D4B6" w14:textId="7F46826C" w:rsidR="006F1F09" w:rsidRPr="00F275E2" w:rsidRDefault="006F1F09" w:rsidP="00AF338A">
      <w:pPr>
        <w:spacing w:after="240"/>
        <w:jc w:val="both"/>
        <w:rPr>
          <w:bCs/>
        </w:rPr>
      </w:pPr>
    </w:p>
    <w:p w14:paraId="11BA657D" w14:textId="3DAED3BE" w:rsidR="00E93B25" w:rsidRPr="003B0052" w:rsidRDefault="00D65245" w:rsidP="00F8329F">
      <w:pPr>
        <w:jc w:val="both"/>
      </w:pPr>
      <w:r>
        <w:rPr>
          <w:noProof/>
          <w14:ligatures w14:val="standardContextual"/>
        </w:rPr>
        <w:lastRenderedPageBreak/>
        <w:drawing>
          <wp:inline distT="0" distB="0" distL="0" distR="0" wp14:anchorId="76FDEE3F" wp14:editId="54F6C12D">
            <wp:extent cx="5814556" cy="3084945"/>
            <wp:effectExtent l="0" t="0" r="2540" b="1270"/>
            <wp:docPr id="743990277" name="Picture 27" descr="A graph showing the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90277" name="Picture 27" descr="A graph showing the different season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17486" cy="3086500"/>
                    </a:xfrm>
                    <a:prstGeom prst="rect">
                      <a:avLst/>
                    </a:prstGeom>
                  </pic:spPr>
                </pic:pic>
              </a:graphicData>
            </a:graphic>
          </wp:inline>
        </w:drawing>
      </w:r>
    </w:p>
    <w:p w14:paraId="36D41DDD" w14:textId="5B4AAF16" w:rsidR="006729C5" w:rsidRDefault="00E93B25" w:rsidP="00AF338A">
      <w:pPr>
        <w:spacing w:after="240"/>
        <w:jc w:val="both"/>
        <w:rPr>
          <w:bCs/>
        </w:rPr>
      </w:pPr>
      <w:commentRangeStart w:id="123"/>
      <w:commentRangeStart w:id="124"/>
      <w:r w:rsidRPr="00837F74">
        <w:rPr>
          <w:b/>
          <w:bCs/>
        </w:rPr>
        <w:t xml:space="preserve">Figure </w:t>
      </w:r>
      <w:r w:rsidR="00837F74">
        <w:rPr>
          <w:b/>
          <w:bCs/>
        </w:rPr>
        <w:t>4</w:t>
      </w:r>
      <w:r w:rsidRPr="00837F74">
        <w:rPr>
          <w:b/>
          <w:bCs/>
        </w:rPr>
        <w:t>.</w:t>
      </w:r>
      <w:r w:rsidRPr="003B0052">
        <w:t xml:space="preserve"> </w:t>
      </w:r>
      <w:commentRangeEnd w:id="123"/>
      <w:r w:rsidR="00C67798">
        <w:rPr>
          <w:rStyle w:val="CommentReference"/>
        </w:rPr>
        <w:commentReference w:id="123"/>
      </w:r>
      <w:commentRangeEnd w:id="124"/>
      <w:r w:rsidR="001C4158">
        <w:rPr>
          <w:rStyle w:val="CommentReference"/>
        </w:rPr>
        <w:commentReference w:id="124"/>
      </w:r>
      <w:r w:rsidRPr="003B0052">
        <w:rPr>
          <w:bCs/>
        </w:rPr>
        <w:t xml:space="preserve">Predicted probability of detecting </w:t>
      </w:r>
      <w:r w:rsidR="00516707">
        <w:rPr>
          <w:bCs/>
        </w:rPr>
        <w:t>a tagged</w:t>
      </w:r>
      <w:r w:rsidRPr="003B0052">
        <w:rPr>
          <w:bCs/>
        </w:rPr>
        <w:t xml:space="preserve"> </w:t>
      </w:r>
      <w:r w:rsidR="00516707">
        <w:rPr>
          <w:bCs/>
        </w:rPr>
        <w:t>shiner</w:t>
      </w:r>
      <w:r w:rsidRPr="003B0052">
        <w:rPr>
          <w:bCs/>
        </w:rPr>
        <w:t xml:space="preserve"> in both the lake and the creek on the same day throughout the year (black line)</w:t>
      </w:r>
      <w:r w:rsidR="00BE120F">
        <w:rPr>
          <w:b/>
          <w:bCs/>
        </w:rPr>
        <w:t xml:space="preserve"> </w:t>
      </w:r>
      <w:r w:rsidRPr="003B0052">
        <w:rPr>
          <w:bCs/>
        </w:rPr>
        <w:t xml:space="preserve">with 95% confidence intervals (shaded area), estimated using a generalized additive mixed model (GAMM) with a logit link function. Vertical dashed lines indicate </w:t>
      </w:r>
      <w:ins w:id="125" w:author="Tunney, Tyler (DFO/MPO)" w:date="2026-03-23T11:23:00Z">
        <w:r w:rsidR="00AC7EE7">
          <w:rPr>
            <w:bCs/>
          </w:rPr>
          <w:t xml:space="preserve">approximate </w:t>
        </w:r>
      </w:ins>
      <w:r w:rsidRPr="003B0052">
        <w:rPr>
          <w:bCs/>
        </w:rPr>
        <w:t>seasonal boundaries (spring, summer, fall, winter).</w:t>
      </w:r>
    </w:p>
    <w:p w14:paraId="5E859274" w14:textId="4D80607D" w:rsidR="004470B2" w:rsidRPr="00891186" w:rsidRDefault="006729C5" w:rsidP="00D33AA9">
      <w:pPr>
        <w:jc w:val="both"/>
        <w:rPr>
          <w:bCs/>
        </w:rPr>
      </w:pPr>
      <w:r>
        <w:rPr>
          <w:bCs/>
        </w:rPr>
        <w:br w:type="column"/>
      </w:r>
      <w:bookmarkStart w:id="126" w:name="OLE_LINK5"/>
      <w:bookmarkStart w:id="127" w:name="OLE_LINK6"/>
      <w:bookmarkStart w:id="128" w:name="OLE_LINK7"/>
      <w:bookmarkStart w:id="129" w:name="OLE_LINK8"/>
      <w:r w:rsidR="00281C8A">
        <w:rPr>
          <w:bCs/>
          <w:noProof/>
          <w14:ligatures w14:val="standardContextual"/>
        </w:rPr>
        <w:lastRenderedPageBreak/>
        <w:drawing>
          <wp:inline distT="0" distB="0" distL="0" distR="0" wp14:anchorId="51027A0B" wp14:editId="61879D24">
            <wp:extent cx="6700056" cy="4008581"/>
            <wp:effectExtent l="0" t="0" r="5715" b="5080"/>
            <wp:docPr id="1117087619" name="Picture 49" descr="A graph of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87619" name="Picture 49" descr="A graph of different season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721924" cy="4021665"/>
                    </a:xfrm>
                    <a:prstGeom prst="rect">
                      <a:avLst/>
                    </a:prstGeom>
                  </pic:spPr>
                </pic:pic>
              </a:graphicData>
            </a:graphic>
          </wp:inline>
        </w:drawing>
      </w:r>
    </w:p>
    <w:p w14:paraId="7D657104" w14:textId="4398FB1F" w:rsidR="00DB19DA" w:rsidRDefault="004470B2" w:rsidP="009B7743">
      <w:pPr>
        <w:spacing w:after="240"/>
        <w:jc w:val="both"/>
      </w:pPr>
      <w:bookmarkStart w:id="130" w:name="_Toc215069666"/>
      <w:r w:rsidRPr="00837F74">
        <w:rPr>
          <w:b/>
          <w:bCs/>
        </w:rPr>
        <w:t xml:space="preserve">Figure </w:t>
      </w:r>
      <w:r w:rsidR="00837F74" w:rsidRPr="00837F74">
        <w:rPr>
          <w:b/>
          <w:bCs/>
        </w:rPr>
        <w:t>5</w:t>
      </w:r>
      <w:r w:rsidRPr="00837F74">
        <w:rPr>
          <w:b/>
          <w:bCs/>
        </w:rPr>
        <w:t xml:space="preserve">. </w:t>
      </w:r>
      <w:bookmarkEnd w:id="126"/>
      <w:bookmarkEnd w:id="127"/>
      <w:bookmarkEnd w:id="128"/>
      <w:bookmarkEnd w:id="129"/>
      <w:bookmarkEnd w:id="130"/>
      <w:r w:rsidR="00D63177">
        <w:t>Seasonal patterns in biomass</w:t>
      </w:r>
      <w:r w:rsidR="00281C8A">
        <w:t xml:space="preserve"> of shiners</w:t>
      </w:r>
      <w:r w:rsidR="00D63177">
        <w:t xml:space="preserve"> captured in </w:t>
      </w:r>
      <w:r w:rsidR="00281C8A" w:rsidRPr="00281C8A">
        <w:rPr>
          <w:b/>
          <w:bCs/>
        </w:rPr>
        <w:t xml:space="preserve">(A) </w:t>
      </w:r>
      <w:r w:rsidR="00281C8A">
        <w:t xml:space="preserve">directionally positioned and </w:t>
      </w:r>
      <w:r w:rsidR="00281C8A" w:rsidRPr="00281C8A">
        <w:rPr>
          <w:b/>
          <w:bCs/>
        </w:rPr>
        <w:t>(B)</w:t>
      </w:r>
      <w:r w:rsidR="00281C8A">
        <w:t xml:space="preserve"> minnow traps.</w:t>
      </w:r>
      <w:r w:rsidR="00D63177">
        <w:t xml:space="preserve"> </w:t>
      </w:r>
      <w:r w:rsidR="00D63177" w:rsidRPr="00B20932">
        <w:rPr>
          <w:rStyle w:val="Strong"/>
          <w:rFonts w:eastAsiaTheme="majorEastAsia"/>
        </w:rPr>
        <w:t>(A)</w:t>
      </w:r>
      <w:r w:rsidR="00D63177" w:rsidRPr="00B20932">
        <w:t xml:space="preserve"> </w:t>
      </w:r>
      <w:r w:rsidR="00D63177">
        <w:t xml:space="preserve">Estimated marginal mean (± 95% CI) log daily biomass of shiners moving upstream (light grey) and downstream (dark grey). </w:t>
      </w:r>
      <w:r w:rsidR="00D63177" w:rsidRPr="00B20932">
        <w:rPr>
          <w:rStyle w:val="Strong"/>
          <w:rFonts w:eastAsiaTheme="majorEastAsia"/>
        </w:rPr>
        <w:t>(B)</w:t>
      </w:r>
      <w:r w:rsidR="00D63177" w:rsidRPr="00B20932">
        <w:t xml:space="preserve"> </w:t>
      </w:r>
      <w:r w:rsidR="00D63177">
        <w:t>Estimated marginal mean (± 95% CI) log biomass per</w:t>
      </w:r>
      <w:r w:rsidR="00D63177">
        <w:t xml:space="preserve"> </w:t>
      </w:r>
      <w:r w:rsidR="00D63177">
        <w:t>trap for shiners captured in</w:t>
      </w:r>
      <w:r w:rsidR="002E0201">
        <w:t xml:space="preserve"> minnow traps deployed in the</w:t>
      </w:r>
      <w:r w:rsidR="00D63177">
        <w:t xml:space="preserve"> creek (pink) and lake (blue</w:t>
      </w:r>
      <w:r w:rsidR="00DB19DA">
        <w:t xml:space="preserve">). </w:t>
      </w:r>
      <w:r w:rsidR="00DB19DA" w:rsidRPr="003B0052">
        <w:rPr>
          <w:bCs/>
        </w:rPr>
        <w:t xml:space="preserve">Vertical dashed lines indicate </w:t>
      </w:r>
      <w:ins w:id="131" w:author="Tunney, Tyler (DFO/MPO)" w:date="2026-03-23T11:23:00Z">
        <w:r w:rsidR="00DB19DA">
          <w:rPr>
            <w:bCs/>
          </w:rPr>
          <w:t xml:space="preserve">approximate </w:t>
        </w:r>
      </w:ins>
      <w:r w:rsidR="00DB19DA" w:rsidRPr="003B0052">
        <w:rPr>
          <w:bCs/>
        </w:rPr>
        <w:t>seasonal boundaries (spring, summer, fall, winter).</w:t>
      </w:r>
    </w:p>
    <w:p w14:paraId="37E5E18B" w14:textId="1FE66640" w:rsidR="00F275E2" w:rsidRDefault="00F275E2" w:rsidP="009B7743">
      <w:pPr>
        <w:spacing w:after="240"/>
        <w:jc w:val="both"/>
      </w:pPr>
    </w:p>
    <w:p w14:paraId="481E05D0" w14:textId="77777777" w:rsidR="00DB19DA" w:rsidRDefault="00DB19DA" w:rsidP="009B7743">
      <w:pPr>
        <w:spacing w:after="240"/>
        <w:jc w:val="both"/>
      </w:pPr>
    </w:p>
    <w:p w14:paraId="7DAB5C30" w14:textId="71FC1EFC" w:rsidR="00DB19DA" w:rsidRDefault="00281C8A" w:rsidP="009B7743">
      <w:pPr>
        <w:spacing w:after="240"/>
        <w:jc w:val="both"/>
        <w:rPr>
          <w:bCs/>
          <w:lang w:val="en-US"/>
        </w:rPr>
      </w:pPr>
      <w:r>
        <w:rPr>
          <w:bCs/>
          <w:noProof/>
          <w:lang w:val="en-US"/>
          <w14:ligatures w14:val="standardContextual"/>
        </w:rPr>
        <w:lastRenderedPageBreak/>
        <w:drawing>
          <wp:inline distT="0" distB="0" distL="0" distR="0" wp14:anchorId="703DA4F3" wp14:editId="49B39EFE">
            <wp:extent cx="6493164" cy="3755074"/>
            <wp:effectExtent l="0" t="0" r="0" b="4445"/>
            <wp:docPr id="1052419211" name="Picture 51" descr="A graph of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19211" name="Picture 51" descr="A graph of different season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18526" cy="3769741"/>
                    </a:xfrm>
                    <a:prstGeom prst="rect">
                      <a:avLst/>
                    </a:prstGeom>
                  </pic:spPr>
                </pic:pic>
              </a:graphicData>
            </a:graphic>
          </wp:inline>
        </w:drawing>
      </w:r>
    </w:p>
    <w:p w14:paraId="16B50707" w14:textId="3DE824C1" w:rsidR="00F275E2" w:rsidRDefault="00DB19DA" w:rsidP="009B7743">
      <w:pPr>
        <w:spacing w:after="240"/>
        <w:jc w:val="both"/>
        <w:rPr>
          <w:bCs/>
          <w:lang w:val="en-US"/>
        </w:rPr>
      </w:pPr>
      <w:r w:rsidRPr="00DB19DA">
        <w:rPr>
          <w:b/>
          <w:bCs/>
        </w:rPr>
        <w:t>Figure 6.</w:t>
      </w:r>
      <w:r>
        <w:t xml:space="preserve"> </w:t>
      </w:r>
      <w:r>
        <w:t xml:space="preserve">Seasonal summaries of estimated marginal mean (± 95% CI) total length of </w:t>
      </w:r>
      <w:r>
        <w:rPr>
          <w:rStyle w:val="Strong"/>
          <w:rFonts w:eastAsiaTheme="majorEastAsia"/>
        </w:rPr>
        <w:t>(A)</w:t>
      </w:r>
      <w:r>
        <w:t xml:space="preserve"> shiners and </w:t>
      </w:r>
      <w:r>
        <w:rPr>
          <w:rStyle w:val="Strong"/>
          <w:rFonts w:eastAsiaTheme="majorEastAsia"/>
        </w:rPr>
        <w:t>(B)</w:t>
      </w:r>
      <w:r>
        <w:t xml:space="preserve"> smallmouth bass captured in creek (pink) and lake (blue) habitats</w:t>
      </w:r>
      <w:r>
        <w:t xml:space="preserve"> using all gear types (minnow traps, directional traps, angling) throughout the study period</w:t>
      </w:r>
      <w:r>
        <w:t xml:space="preserve">. </w:t>
      </w:r>
      <w:r w:rsidRPr="003B0052">
        <w:rPr>
          <w:bCs/>
        </w:rPr>
        <w:t xml:space="preserve">Vertical dashed lines indicate </w:t>
      </w:r>
      <w:ins w:id="132" w:author="Tunney, Tyler (DFO/MPO)" w:date="2026-03-23T11:23:00Z">
        <w:r>
          <w:rPr>
            <w:bCs/>
          </w:rPr>
          <w:t xml:space="preserve">approximate </w:t>
        </w:r>
      </w:ins>
      <w:r w:rsidRPr="003B0052">
        <w:rPr>
          <w:bCs/>
        </w:rPr>
        <w:t>seasonal boundaries (spring, summer, fall, winter).</w:t>
      </w:r>
    </w:p>
    <w:p w14:paraId="112E81B0" w14:textId="26761035" w:rsidR="0002466B" w:rsidRDefault="00916514" w:rsidP="009B7743">
      <w:pPr>
        <w:spacing w:after="240"/>
        <w:jc w:val="both"/>
        <w:rPr>
          <w:bCs/>
        </w:rPr>
      </w:pPr>
      <w:r>
        <w:rPr>
          <w:bCs/>
        </w:rPr>
        <w:br w:type="column"/>
      </w:r>
      <w:r>
        <w:rPr>
          <w:bCs/>
        </w:rPr>
        <w:lastRenderedPageBreak/>
        <w:t>References</w:t>
      </w:r>
    </w:p>
    <w:p w14:paraId="231C0C50" w14:textId="77777777" w:rsidR="00F677DA" w:rsidRPr="00F677DA" w:rsidRDefault="00916514" w:rsidP="00F677DA">
      <w:pPr>
        <w:pStyle w:val="Bibliography"/>
        <w:rPr>
          <w:rFonts w:eastAsiaTheme="minorHAnsi"/>
          <w:lang w:val="en-US"/>
        </w:rPr>
      </w:pPr>
      <w:r>
        <w:rPr>
          <w:bCs/>
        </w:rPr>
        <w:fldChar w:fldCharType="begin"/>
      </w:r>
      <w:r w:rsidR="006252A2">
        <w:rPr>
          <w:bCs/>
        </w:rPr>
        <w:instrText xml:space="preserve"> ADDIN ZOTERO_BIBL {"uncited":[],"omitted":[],"custom":[]} CSL_BIBLIOGRAPHY </w:instrText>
      </w:r>
      <w:r>
        <w:rPr>
          <w:bCs/>
        </w:rPr>
        <w:fldChar w:fldCharType="separate"/>
      </w:r>
      <w:r w:rsidR="00F677DA" w:rsidRPr="00F677DA">
        <w:rPr>
          <w:rFonts w:eastAsiaTheme="minorHAnsi"/>
          <w:lang w:val="en-US"/>
        </w:rPr>
        <w:t>Ahrens, R. N. M., Walters, C. J. and Christensen, V. 2012. Foraging arena theory. - Fish and Fisheries 13: 41–59.</w:t>
      </w:r>
    </w:p>
    <w:p w14:paraId="061121F9" w14:textId="77777777" w:rsidR="00F677DA" w:rsidRPr="00F677DA" w:rsidRDefault="00F677DA" w:rsidP="00F677DA">
      <w:pPr>
        <w:pStyle w:val="Bibliography"/>
        <w:rPr>
          <w:rFonts w:eastAsiaTheme="minorHAnsi"/>
          <w:lang w:val="en-US"/>
        </w:rPr>
      </w:pPr>
      <w:proofErr w:type="spellStart"/>
      <w:r w:rsidRPr="00F677DA">
        <w:rPr>
          <w:rFonts w:eastAsiaTheme="minorHAnsi"/>
          <w:lang w:val="en-US"/>
        </w:rPr>
        <w:t>Arostegui</w:t>
      </w:r>
      <w:proofErr w:type="spellEnd"/>
      <w:r w:rsidRPr="00F677DA">
        <w:rPr>
          <w:rFonts w:eastAsiaTheme="minorHAnsi"/>
          <w:lang w:val="en-US"/>
        </w:rPr>
        <w:t xml:space="preserve">, M. C., Schindler, D. E. and </w:t>
      </w:r>
      <w:proofErr w:type="spellStart"/>
      <w:r w:rsidRPr="00F677DA">
        <w:rPr>
          <w:rFonts w:eastAsiaTheme="minorHAnsi"/>
          <w:lang w:val="en-US"/>
        </w:rPr>
        <w:t>Holtgrieve</w:t>
      </w:r>
      <w:proofErr w:type="spellEnd"/>
      <w:r w:rsidRPr="00F677DA">
        <w:rPr>
          <w:rFonts w:eastAsiaTheme="minorHAnsi"/>
          <w:lang w:val="en-US"/>
        </w:rPr>
        <w:t xml:space="preserve">, G. W. 2019. Does lipid-correction introduce biases into isotopic mixing models? Implications for diet reconstruction studies. - </w:t>
      </w:r>
      <w:proofErr w:type="spellStart"/>
      <w:r w:rsidRPr="00F677DA">
        <w:rPr>
          <w:rFonts w:eastAsiaTheme="minorHAnsi"/>
          <w:lang w:val="en-US"/>
        </w:rPr>
        <w:t>Oecologia</w:t>
      </w:r>
      <w:proofErr w:type="spellEnd"/>
      <w:r w:rsidRPr="00F677DA">
        <w:rPr>
          <w:rFonts w:eastAsiaTheme="minorHAnsi"/>
          <w:lang w:val="en-US"/>
        </w:rPr>
        <w:t xml:space="preserve"> 191: 745–755.</w:t>
      </w:r>
    </w:p>
    <w:p w14:paraId="5A50F6D1" w14:textId="77777777" w:rsidR="00F677DA" w:rsidRPr="00F677DA" w:rsidRDefault="00F677DA" w:rsidP="00F677DA">
      <w:pPr>
        <w:pStyle w:val="Bibliography"/>
        <w:rPr>
          <w:rFonts w:eastAsiaTheme="minorHAnsi"/>
          <w:lang w:val="en-US"/>
        </w:rPr>
      </w:pPr>
      <w:r w:rsidRPr="00F677DA">
        <w:rPr>
          <w:rFonts w:eastAsiaTheme="minorHAnsi"/>
          <w:lang w:val="en-US"/>
        </w:rPr>
        <w:t xml:space="preserve">Bartley, T. J., McCann, K. S., </w:t>
      </w:r>
      <w:proofErr w:type="spellStart"/>
      <w:r w:rsidRPr="00F677DA">
        <w:rPr>
          <w:rFonts w:eastAsiaTheme="minorHAnsi"/>
          <w:lang w:val="en-US"/>
        </w:rPr>
        <w:t>Bieg</w:t>
      </w:r>
      <w:proofErr w:type="spellEnd"/>
      <w:r w:rsidRPr="00F677DA">
        <w:rPr>
          <w:rFonts w:eastAsiaTheme="minorHAnsi"/>
          <w:lang w:val="en-US"/>
        </w:rPr>
        <w:t xml:space="preserve">, C., </w:t>
      </w:r>
      <w:proofErr w:type="spellStart"/>
      <w:r w:rsidRPr="00F677DA">
        <w:rPr>
          <w:rFonts w:eastAsiaTheme="minorHAnsi"/>
          <w:lang w:val="en-US"/>
        </w:rPr>
        <w:t>Cazelles</w:t>
      </w:r>
      <w:proofErr w:type="spellEnd"/>
      <w:r w:rsidRPr="00F677DA">
        <w:rPr>
          <w:rFonts w:eastAsiaTheme="minorHAnsi"/>
          <w:lang w:val="en-US"/>
        </w:rPr>
        <w:t xml:space="preserve">, K., Granados, M., </w:t>
      </w:r>
      <w:proofErr w:type="spellStart"/>
      <w:r w:rsidRPr="00F677DA">
        <w:rPr>
          <w:rFonts w:eastAsiaTheme="minorHAnsi"/>
          <w:lang w:val="en-US"/>
        </w:rPr>
        <w:t>Guzzo</w:t>
      </w:r>
      <w:proofErr w:type="spellEnd"/>
      <w:r w:rsidRPr="00F677DA">
        <w:rPr>
          <w:rFonts w:eastAsiaTheme="minorHAnsi"/>
          <w:lang w:val="en-US"/>
        </w:rPr>
        <w:t xml:space="preserve">, M. M., MacDougall, A. S., Tunney, T. D. and McMeans, B. C. 2019. Food web rewiring in a changing world. - Nat </w:t>
      </w:r>
      <w:proofErr w:type="spellStart"/>
      <w:r w:rsidRPr="00F677DA">
        <w:rPr>
          <w:rFonts w:eastAsiaTheme="minorHAnsi"/>
          <w:lang w:val="en-US"/>
        </w:rPr>
        <w:t>Ecol</w:t>
      </w:r>
      <w:proofErr w:type="spellEnd"/>
      <w:r w:rsidRPr="00F677DA">
        <w:rPr>
          <w:rFonts w:eastAsiaTheme="minorHAnsi"/>
          <w:lang w:val="en-US"/>
        </w:rPr>
        <w:t xml:space="preserve"> </w:t>
      </w:r>
      <w:proofErr w:type="spellStart"/>
      <w:r w:rsidRPr="00F677DA">
        <w:rPr>
          <w:rFonts w:eastAsiaTheme="minorHAnsi"/>
          <w:lang w:val="en-US"/>
        </w:rPr>
        <w:t>Evol</w:t>
      </w:r>
      <w:proofErr w:type="spellEnd"/>
      <w:r w:rsidRPr="00F677DA">
        <w:rPr>
          <w:rFonts w:eastAsiaTheme="minorHAnsi"/>
          <w:lang w:val="en-US"/>
        </w:rPr>
        <w:t xml:space="preserve"> 3: 345–354.</w:t>
      </w:r>
    </w:p>
    <w:p w14:paraId="6F1993F4" w14:textId="77777777" w:rsidR="00F677DA" w:rsidRPr="00F677DA" w:rsidRDefault="00F677DA" w:rsidP="00F677DA">
      <w:pPr>
        <w:pStyle w:val="Bibliography"/>
        <w:rPr>
          <w:rFonts w:eastAsiaTheme="minorHAnsi"/>
          <w:lang w:val="en-US"/>
        </w:rPr>
      </w:pPr>
      <w:r w:rsidRPr="00F677DA">
        <w:rPr>
          <w:rFonts w:eastAsiaTheme="minorHAnsi"/>
          <w:lang w:val="en-US"/>
        </w:rPr>
        <w:t xml:space="preserve">Bauer, S. and </w:t>
      </w:r>
      <w:proofErr w:type="spellStart"/>
      <w:r w:rsidRPr="00F677DA">
        <w:rPr>
          <w:rFonts w:eastAsiaTheme="minorHAnsi"/>
          <w:lang w:val="en-US"/>
        </w:rPr>
        <w:t>Hoye</w:t>
      </w:r>
      <w:proofErr w:type="spellEnd"/>
      <w:r w:rsidRPr="00F677DA">
        <w:rPr>
          <w:rFonts w:eastAsiaTheme="minorHAnsi"/>
          <w:lang w:val="en-US"/>
        </w:rPr>
        <w:t>, B. J. 2014. Migratory Animals Couple Biodiversity and Ecosystem Functioning Worldwide. - Science 344: 1242552.</w:t>
      </w:r>
    </w:p>
    <w:p w14:paraId="434DE449" w14:textId="77777777" w:rsidR="00F677DA" w:rsidRPr="00F677DA" w:rsidRDefault="00F677DA" w:rsidP="00F677DA">
      <w:pPr>
        <w:pStyle w:val="Bibliography"/>
        <w:rPr>
          <w:rFonts w:eastAsiaTheme="minorHAnsi"/>
          <w:lang w:val="en-US"/>
        </w:rPr>
      </w:pPr>
      <w:proofErr w:type="spellStart"/>
      <w:r w:rsidRPr="00F677DA">
        <w:rPr>
          <w:rFonts w:eastAsiaTheme="minorHAnsi"/>
          <w:lang w:val="en-US"/>
        </w:rPr>
        <w:t>Biette</w:t>
      </w:r>
      <w:proofErr w:type="spellEnd"/>
      <w:r w:rsidRPr="00F677DA">
        <w:rPr>
          <w:rFonts w:eastAsiaTheme="minorHAnsi"/>
          <w:lang w:val="en-US"/>
        </w:rPr>
        <w:t xml:space="preserve">, R. M., Dodge, D. P., </w:t>
      </w:r>
      <w:proofErr w:type="spellStart"/>
      <w:r w:rsidRPr="00F677DA">
        <w:rPr>
          <w:rFonts w:eastAsiaTheme="minorHAnsi"/>
          <w:lang w:val="en-US"/>
        </w:rPr>
        <w:t>Hassinger</w:t>
      </w:r>
      <w:proofErr w:type="spellEnd"/>
      <w:r w:rsidRPr="00F677DA">
        <w:rPr>
          <w:rFonts w:eastAsiaTheme="minorHAnsi"/>
          <w:lang w:val="en-US"/>
        </w:rPr>
        <w:t xml:space="preserve">, R. L. and Stauffer, T. M. 1981. Life History and Timing of Migrations and Spawning Behavior of Rainbow Trout (Salmo </w:t>
      </w:r>
      <w:proofErr w:type="spellStart"/>
      <w:r w:rsidRPr="00F677DA">
        <w:rPr>
          <w:rFonts w:eastAsiaTheme="minorHAnsi"/>
          <w:lang w:val="en-US"/>
        </w:rPr>
        <w:t>gairdneri</w:t>
      </w:r>
      <w:proofErr w:type="spellEnd"/>
      <w:r w:rsidRPr="00F677DA">
        <w:rPr>
          <w:rFonts w:eastAsiaTheme="minorHAnsi"/>
          <w:lang w:val="en-US"/>
        </w:rPr>
        <w:t xml:space="preserve">) Populations of the Great Lakes. - Can. J. Fish. </w:t>
      </w:r>
      <w:proofErr w:type="spellStart"/>
      <w:r w:rsidRPr="00F677DA">
        <w:rPr>
          <w:rFonts w:eastAsiaTheme="minorHAnsi"/>
          <w:lang w:val="en-US"/>
        </w:rPr>
        <w:t>Aquat</w:t>
      </w:r>
      <w:proofErr w:type="spellEnd"/>
      <w:r w:rsidRPr="00F677DA">
        <w:rPr>
          <w:rFonts w:eastAsiaTheme="minorHAnsi"/>
          <w:lang w:val="en-US"/>
        </w:rPr>
        <w:t>. Sci. 38: 1759–1771.</w:t>
      </w:r>
    </w:p>
    <w:p w14:paraId="1E3BACE6" w14:textId="77777777" w:rsidR="00F677DA" w:rsidRPr="00F677DA" w:rsidRDefault="00F677DA" w:rsidP="00F677DA">
      <w:pPr>
        <w:pStyle w:val="Bibliography"/>
        <w:rPr>
          <w:rFonts w:eastAsiaTheme="minorHAnsi"/>
          <w:lang w:val="en-US"/>
        </w:rPr>
      </w:pPr>
      <w:proofErr w:type="spellStart"/>
      <w:r w:rsidRPr="00F677DA">
        <w:rPr>
          <w:rFonts w:eastAsiaTheme="minorHAnsi"/>
          <w:lang w:val="en-US"/>
        </w:rPr>
        <w:t>Blanchfield</w:t>
      </w:r>
      <w:proofErr w:type="spellEnd"/>
      <w:r w:rsidRPr="00F677DA">
        <w:rPr>
          <w:rFonts w:eastAsiaTheme="minorHAnsi"/>
          <w:lang w:val="en-US"/>
        </w:rPr>
        <w:t xml:space="preserve">, P. J., McKee, G., </w:t>
      </w:r>
      <w:proofErr w:type="spellStart"/>
      <w:r w:rsidRPr="00F677DA">
        <w:rPr>
          <w:rFonts w:eastAsiaTheme="minorHAnsi"/>
          <w:lang w:val="en-US"/>
        </w:rPr>
        <w:t>Guzzo</w:t>
      </w:r>
      <w:proofErr w:type="spellEnd"/>
      <w:r w:rsidRPr="00F677DA">
        <w:rPr>
          <w:rFonts w:eastAsiaTheme="minorHAnsi"/>
          <w:lang w:val="en-US"/>
        </w:rPr>
        <w:t xml:space="preserve">, M. M., </w:t>
      </w:r>
      <w:proofErr w:type="spellStart"/>
      <w:r w:rsidRPr="00F677DA">
        <w:rPr>
          <w:rFonts w:eastAsiaTheme="minorHAnsi"/>
          <w:lang w:val="en-US"/>
        </w:rPr>
        <w:t>Chapelsky</w:t>
      </w:r>
      <w:proofErr w:type="spellEnd"/>
      <w:r w:rsidRPr="00F677DA">
        <w:rPr>
          <w:rFonts w:eastAsiaTheme="minorHAnsi"/>
          <w:lang w:val="en-US"/>
        </w:rPr>
        <w:t xml:space="preserve">, A. J. and </w:t>
      </w:r>
      <w:proofErr w:type="spellStart"/>
      <w:r w:rsidRPr="00F677DA">
        <w:rPr>
          <w:rFonts w:eastAsiaTheme="minorHAnsi"/>
          <w:lang w:val="en-US"/>
        </w:rPr>
        <w:t>Cott</w:t>
      </w:r>
      <w:proofErr w:type="spellEnd"/>
      <w:r w:rsidRPr="00F677DA">
        <w:rPr>
          <w:rFonts w:eastAsiaTheme="minorHAnsi"/>
          <w:lang w:val="en-US"/>
        </w:rPr>
        <w:t xml:space="preserve">, P. A. 2023. Seasonal variation in activity and nearshore habitat use of Lake Trout in a subarctic lake. - Mov </w:t>
      </w:r>
      <w:proofErr w:type="spellStart"/>
      <w:r w:rsidRPr="00F677DA">
        <w:rPr>
          <w:rFonts w:eastAsiaTheme="minorHAnsi"/>
          <w:lang w:val="en-US"/>
        </w:rPr>
        <w:t>Ecol</w:t>
      </w:r>
      <w:proofErr w:type="spellEnd"/>
      <w:r w:rsidRPr="00F677DA">
        <w:rPr>
          <w:rFonts w:eastAsiaTheme="minorHAnsi"/>
          <w:lang w:val="en-US"/>
        </w:rPr>
        <w:t xml:space="preserve"> 11: 54.</w:t>
      </w:r>
    </w:p>
    <w:p w14:paraId="7264A800" w14:textId="77777777" w:rsidR="00F677DA" w:rsidRPr="00F677DA" w:rsidRDefault="00F677DA" w:rsidP="00F677DA">
      <w:pPr>
        <w:pStyle w:val="Bibliography"/>
        <w:rPr>
          <w:rFonts w:eastAsiaTheme="minorHAnsi"/>
          <w:lang w:val="en-US"/>
        </w:rPr>
      </w:pPr>
      <w:r w:rsidRPr="00F677DA">
        <w:rPr>
          <w:rFonts w:eastAsiaTheme="minorHAnsi"/>
          <w:lang w:val="en-US"/>
        </w:rPr>
        <w:t xml:space="preserve">Bloomfield, E. J., </w:t>
      </w:r>
      <w:proofErr w:type="spellStart"/>
      <w:r w:rsidRPr="00F677DA">
        <w:rPr>
          <w:rFonts w:eastAsiaTheme="minorHAnsi"/>
          <w:lang w:val="en-US"/>
        </w:rPr>
        <w:t>Guzzo</w:t>
      </w:r>
      <w:proofErr w:type="spellEnd"/>
      <w:r w:rsidRPr="00F677DA">
        <w:rPr>
          <w:rFonts w:eastAsiaTheme="minorHAnsi"/>
          <w:lang w:val="en-US"/>
        </w:rPr>
        <w:t xml:space="preserve">, M. M., </w:t>
      </w:r>
      <w:proofErr w:type="spellStart"/>
      <w:r w:rsidRPr="00F677DA">
        <w:rPr>
          <w:rFonts w:eastAsiaTheme="minorHAnsi"/>
          <w:lang w:val="en-US"/>
        </w:rPr>
        <w:t>Middel</w:t>
      </w:r>
      <w:proofErr w:type="spellEnd"/>
      <w:r w:rsidRPr="00F677DA">
        <w:rPr>
          <w:rFonts w:eastAsiaTheme="minorHAnsi"/>
          <w:lang w:val="en-US"/>
        </w:rPr>
        <w:t xml:space="preserve">, T. A., Ridgway, M. S. and McMeans, B. C. 2022. Seasonality can affect ecological interactions between fishes of different thermal guilds. - Front. Ecol. </w:t>
      </w:r>
      <w:proofErr w:type="spellStart"/>
      <w:r w:rsidRPr="00F677DA">
        <w:rPr>
          <w:rFonts w:eastAsiaTheme="minorHAnsi"/>
          <w:lang w:val="en-US"/>
        </w:rPr>
        <w:t>Evol</w:t>
      </w:r>
      <w:proofErr w:type="spellEnd"/>
      <w:r w:rsidRPr="00F677DA">
        <w:rPr>
          <w:rFonts w:eastAsiaTheme="minorHAnsi"/>
          <w:lang w:val="en-US"/>
        </w:rPr>
        <w:t>. in press.</w:t>
      </w:r>
    </w:p>
    <w:p w14:paraId="1A8E0DE6" w14:textId="77777777" w:rsidR="00F677DA" w:rsidRPr="00F677DA" w:rsidRDefault="00F677DA" w:rsidP="00F677DA">
      <w:pPr>
        <w:pStyle w:val="Bibliography"/>
        <w:rPr>
          <w:rFonts w:eastAsiaTheme="minorHAnsi"/>
          <w:lang w:val="en-US"/>
        </w:rPr>
      </w:pPr>
      <w:proofErr w:type="spellStart"/>
      <w:r w:rsidRPr="00F677DA">
        <w:rPr>
          <w:rFonts w:eastAsiaTheme="minorHAnsi"/>
          <w:lang w:val="en-US"/>
        </w:rPr>
        <w:t>Brodersen</w:t>
      </w:r>
      <w:proofErr w:type="spellEnd"/>
      <w:r w:rsidRPr="00F677DA">
        <w:rPr>
          <w:rFonts w:eastAsiaTheme="minorHAnsi"/>
          <w:lang w:val="en-US"/>
        </w:rPr>
        <w:t xml:space="preserve">, J., Nilsson, P. A., Hansson, L.-A., </w:t>
      </w:r>
      <w:proofErr w:type="spellStart"/>
      <w:r w:rsidRPr="00F677DA">
        <w:rPr>
          <w:rFonts w:eastAsiaTheme="minorHAnsi"/>
          <w:lang w:val="en-US"/>
        </w:rPr>
        <w:t>Skov</w:t>
      </w:r>
      <w:proofErr w:type="spellEnd"/>
      <w:r w:rsidRPr="00F677DA">
        <w:rPr>
          <w:rFonts w:eastAsiaTheme="minorHAnsi"/>
          <w:lang w:val="en-US"/>
        </w:rPr>
        <w:t xml:space="preserve">, C. and </w:t>
      </w:r>
      <w:proofErr w:type="spellStart"/>
      <w:r w:rsidRPr="00F677DA">
        <w:rPr>
          <w:rFonts w:eastAsiaTheme="minorHAnsi"/>
          <w:lang w:val="en-US"/>
        </w:rPr>
        <w:t>Brönmark</w:t>
      </w:r>
      <w:proofErr w:type="spellEnd"/>
      <w:r w:rsidRPr="00F677DA">
        <w:rPr>
          <w:rFonts w:eastAsiaTheme="minorHAnsi"/>
          <w:lang w:val="en-US"/>
        </w:rPr>
        <w:t>, C. 2008. Condition-Dependent Individual Decision-Making Determines Cyprinid Partial Migration. - Ecology 89: 1195–1200.</w:t>
      </w:r>
    </w:p>
    <w:p w14:paraId="56B7FACF" w14:textId="77777777" w:rsidR="00F677DA" w:rsidRPr="00F677DA" w:rsidRDefault="00F677DA" w:rsidP="00F677DA">
      <w:pPr>
        <w:pStyle w:val="Bibliography"/>
        <w:rPr>
          <w:rFonts w:eastAsiaTheme="minorHAnsi"/>
          <w:lang w:val="en-US"/>
        </w:rPr>
      </w:pPr>
      <w:proofErr w:type="spellStart"/>
      <w:r w:rsidRPr="00F677DA">
        <w:rPr>
          <w:rFonts w:eastAsiaTheme="minorHAnsi"/>
          <w:lang w:val="en-US"/>
        </w:rPr>
        <w:t>Brönmark</w:t>
      </w:r>
      <w:proofErr w:type="spellEnd"/>
      <w:r w:rsidRPr="00F677DA">
        <w:rPr>
          <w:rFonts w:eastAsiaTheme="minorHAnsi"/>
          <w:lang w:val="en-US"/>
        </w:rPr>
        <w:t xml:space="preserve">, C., </w:t>
      </w:r>
      <w:proofErr w:type="spellStart"/>
      <w:r w:rsidRPr="00F677DA">
        <w:rPr>
          <w:rFonts w:eastAsiaTheme="minorHAnsi"/>
          <w:lang w:val="en-US"/>
        </w:rPr>
        <w:t>Skov</w:t>
      </w:r>
      <w:proofErr w:type="spellEnd"/>
      <w:r w:rsidRPr="00F677DA">
        <w:rPr>
          <w:rFonts w:eastAsiaTheme="minorHAnsi"/>
          <w:lang w:val="en-US"/>
        </w:rPr>
        <w:t xml:space="preserve">, C., </w:t>
      </w:r>
      <w:proofErr w:type="spellStart"/>
      <w:r w:rsidRPr="00F677DA">
        <w:rPr>
          <w:rFonts w:eastAsiaTheme="minorHAnsi"/>
          <w:lang w:val="en-US"/>
        </w:rPr>
        <w:t>Brodersen</w:t>
      </w:r>
      <w:proofErr w:type="spellEnd"/>
      <w:r w:rsidRPr="00F677DA">
        <w:rPr>
          <w:rFonts w:eastAsiaTheme="minorHAnsi"/>
          <w:lang w:val="en-US"/>
        </w:rPr>
        <w:t xml:space="preserve">, J., Nilsson, P. A. and Hansson, L.-A. 2008. Seasonal Migration Determined by a Trade-Off between Predator Avoidance and Growth (M Somers, Ed.). - </w:t>
      </w:r>
      <w:proofErr w:type="spellStart"/>
      <w:r w:rsidRPr="00F677DA">
        <w:rPr>
          <w:rFonts w:eastAsiaTheme="minorHAnsi"/>
          <w:lang w:val="en-US"/>
        </w:rPr>
        <w:t>PLoS</w:t>
      </w:r>
      <w:proofErr w:type="spellEnd"/>
      <w:r w:rsidRPr="00F677DA">
        <w:rPr>
          <w:rFonts w:eastAsiaTheme="minorHAnsi"/>
          <w:lang w:val="en-US"/>
        </w:rPr>
        <w:t xml:space="preserve"> ONE 3: e1957.</w:t>
      </w:r>
    </w:p>
    <w:p w14:paraId="6B1DB143" w14:textId="77777777" w:rsidR="00F677DA" w:rsidRPr="00F677DA" w:rsidRDefault="00F677DA" w:rsidP="00F677DA">
      <w:pPr>
        <w:pStyle w:val="Bibliography"/>
        <w:rPr>
          <w:rFonts w:eastAsiaTheme="minorHAnsi"/>
          <w:lang w:val="en-US"/>
        </w:rPr>
      </w:pPr>
      <w:proofErr w:type="spellStart"/>
      <w:r w:rsidRPr="00F677DA">
        <w:rPr>
          <w:rFonts w:eastAsiaTheme="minorHAnsi"/>
          <w:lang w:val="en-US"/>
        </w:rPr>
        <w:t>Brönmark</w:t>
      </w:r>
      <w:proofErr w:type="spellEnd"/>
      <w:r w:rsidRPr="00F677DA">
        <w:rPr>
          <w:rFonts w:eastAsiaTheme="minorHAnsi"/>
          <w:lang w:val="en-US"/>
        </w:rPr>
        <w:t xml:space="preserve">, C., </w:t>
      </w:r>
      <w:proofErr w:type="spellStart"/>
      <w:r w:rsidRPr="00F677DA">
        <w:rPr>
          <w:rFonts w:eastAsiaTheme="minorHAnsi"/>
          <w:lang w:val="en-US"/>
        </w:rPr>
        <w:t>Hulthén</w:t>
      </w:r>
      <w:proofErr w:type="spellEnd"/>
      <w:r w:rsidRPr="00F677DA">
        <w:rPr>
          <w:rFonts w:eastAsiaTheme="minorHAnsi"/>
          <w:lang w:val="en-US"/>
        </w:rPr>
        <w:t xml:space="preserve">, K., Nilsson, P. A., </w:t>
      </w:r>
      <w:proofErr w:type="spellStart"/>
      <w:r w:rsidRPr="00F677DA">
        <w:rPr>
          <w:rFonts w:eastAsiaTheme="minorHAnsi"/>
          <w:lang w:val="en-US"/>
        </w:rPr>
        <w:t>Skov</w:t>
      </w:r>
      <w:proofErr w:type="spellEnd"/>
      <w:r w:rsidRPr="00F677DA">
        <w:rPr>
          <w:rFonts w:eastAsiaTheme="minorHAnsi"/>
          <w:lang w:val="en-US"/>
        </w:rPr>
        <w:t xml:space="preserve">, C., Hansson, L.-A., </w:t>
      </w:r>
      <w:proofErr w:type="spellStart"/>
      <w:r w:rsidRPr="00F677DA">
        <w:rPr>
          <w:rFonts w:eastAsiaTheme="minorHAnsi"/>
          <w:lang w:val="en-US"/>
        </w:rPr>
        <w:t>Brodersen</w:t>
      </w:r>
      <w:proofErr w:type="spellEnd"/>
      <w:r w:rsidRPr="00F677DA">
        <w:rPr>
          <w:rFonts w:eastAsiaTheme="minorHAnsi"/>
          <w:lang w:val="en-US"/>
        </w:rPr>
        <w:t>, J. and Chapman, B. B. 2014. There and back again: migration in freshwater fishes. - Can. J. Zool. 92: 467–479.</w:t>
      </w:r>
    </w:p>
    <w:p w14:paraId="6D263DEA" w14:textId="77777777" w:rsidR="00F677DA" w:rsidRPr="00F677DA" w:rsidRDefault="00F677DA" w:rsidP="00F677DA">
      <w:pPr>
        <w:pStyle w:val="Bibliography"/>
        <w:rPr>
          <w:rFonts w:eastAsiaTheme="minorHAnsi"/>
          <w:lang w:val="en-US"/>
        </w:rPr>
      </w:pPr>
      <w:proofErr w:type="spellStart"/>
      <w:r w:rsidRPr="00F677DA">
        <w:rPr>
          <w:rFonts w:eastAsiaTheme="minorHAnsi"/>
          <w:lang w:val="en-US"/>
        </w:rPr>
        <w:t>Busst</w:t>
      </w:r>
      <w:proofErr w:type="spellEnd"/>
      <w:r w:rsidRPr="00F677DA">
        <w:rPr>
          <w:rFonts w:eastAsiaTheme="minorHAnsi"/>
          <w:lang w:val="en-US"/>
        </w:rPr>
        <w:t xml:space="preserve">, G. M. A. and Britton, J. R. 2018. Tissue-specific turnover rates of the nitrogen stable isotope as functions of time and growth in a cyprinid fish. - </w:t>
      </w:r>
      <w:proofErr w:type="spellStart"/>
      <w:r w:rsidRPr="00F677DA">
        <w:rPr>
          <w:rFonts w:eastAsiaTheme="minorHAnsi"/>
          <w:lang w:val="en-US"/>
        </w:rPr>
        <w:t>Hydrobiologia</w:t>
      </w:r>
      <w:proofErr w:type="spellEnd"/>
      <w:r w:rsidRPr="00F677DA">
        <w:rPr>
          <w:rFonts w:eastAsiaTheme="minorHAnsi"/>
          <w:lang w:val="en-US"/>
        </w:rPr>
        <w:t xml:space="preserve"> 805: 49–60.</w:t>
      </w:r>
    </w:p>
    <w:p w14:paraId="6F222D78" w14:textId="77777777" w:rsidR="00F677DA" w:rsidRPr="00F677DA" w:rsidRDefault="00F677DA" w:rsidP="00F677DA">
      <w:pPr>
        <w:pStyle w:val="Bibliography"/>
        <w:rPr>
          <w:rFonts w:eastAsiaTheme="minorHAnsi"/>
          <w:lang w:val="en-US"/>
        </w:rPr>
      </w:pPr>
      <w:proofErr w:type="spellStart"/>
      <w:r w:rsidRPr="00F677DA">
        <w:rPr>
          <w:rFonts w:eastAsiaTheme="minorHAnsi"/>
          <w:lang w:val="en-US"/>
        </w:rPr>
        <w:t>Challice</w:t>
      </w:r>
      <w:proofErr w:type="spellEnd"/>
      <w:r w:rsidRPr="00F677DA">
        <w:rPr>
          <w:rFonts w:eastAsiaTheme="minorHAnsi"/>
          <w:lang w:val="en-US"/>
        </w:rPr>
        <w:t>, A. R., Milne, S. W. and Ridgway, M. S. 2019. Does habitat occupancy by lake trout and lake whitefish in large lakes match published thermal habitat envelopes? - Ecology of Freshwater Fish 28: 611–623.</w:t>
      </w:r>
    </w:p>
    <w:p w14:paraId="0D37515A" w14:textId="77777777" w:rsidR="00F677DA" w:rsidRPr="00F677DA" w:rsidRDefault="00F677DA" w:rsidP="00F677DA">
      <w:pPr>
        <w:pStyle w:val="Bibliography"/>
        <w:rPr>
          <w:rFonts w:eastAsiaTheme="minorHAnsi"/>
          <w:lang w:val="en-US"/>
        </w:rPr>
      </w:pPr>
      <w:r w:rsidRPr="00F677DA">
        <w:rPr>
          <w:rFonts w:eastAsiaTheme="minorHAnsi"/>
          <w:lang w:val="en-US"/>
        </w:rPr>
        <w:lastRenderedPageBreak/>
        <w:t xml:space="preserve">Champagne, E. J., </w:t>
      </w:r>
      <w:proofErr w:type="spellStart"/>
      <w:r w:rsidRPr="00F677DA">
        <w:rPr>
          <w:rFonts w:eastAsiaTheme="minorHAnsi"/>
          <w:lang w:val="en-US"/>
        </w:rPr>
        <w:t>Guzzo</w:t>
      </w:r>
      <w:proofErr w:type="spellEnd"/>
      <w:r w:rsidRPr="00F677DA">
        <w:rPr>
          <w:rFonts w:eastAsiaTheme="minorHAnsi"/>
          <w:lang w:val="en-US"/>
        </w:rPr>
        <w:t>, M. M., Gutgesell, M. K. and McCann, K. S. 2022. Riparian buffers maintain aquatic trophic structure in agricultural landscapes. - Biology Letters 18: 20210598.</w:t>
      </w:r>
    </w:p>
    <w:p w14:paraId="1E38ADCF" w14:textId="77777777" w:rsidR="00F677DA" w:rsidRPr="00F677DA" w:rsidRDefault="00F677DA" w:rsidP="00F677DA">
      <w:pPr>
        <w:pStyle w:val="Bibliography"/>
        <w:rPr>
          <w:rFonts w:eastAsiaTheme="minorHAnsi"/>
          <w:lang w:val="en-US"/>
        </w:rPr>
      </w:pPr>
      <w:r w:rsidRPr="00F677DA">
        <w:rPr>
          <w:rFonts w:eastAsiaTheme="minorHAnsi"/>
          <w:lang w:val="en-US"/>
        </w:rPr>
        <w:t xml:space="preserve">Chapman, B. B., </w:t>
      </w:r>
      <w:proofErr w:type="spellStart"/>
      <w:r w:rsidRPr="00F677DA">
        <w:rPr>
          <w:rFonts w:eastAsiaTheme="minorHAnsi"/>
          <w:lang w:val="en-US"/>
        </w:rPr>
        <w:t>Hulthén</w:t>
      </w:r>
      <w:proofErr w:type="spellEnd"/>
      <w:r w:rsidRPr="00F677DA">
        <w:rPr>
          <w:rFonts w:eastAsiaTheme="minorHAnsi"/>
          <w:lang w:val="en-US"/>
        </w:rPr>
        <w:t xml:space="preserve">, K., </w:t>
      </w:r>
      <w:proofErr w:type="spellStart"/>
      <w:r w:rsidRPr="00F677DA">
        <w:rPr>
          <w:rFonts w:eastAsiaTheme="minorHAnsi"/>
          <w:lang w:val="en-US"/>
        </w:rPr>
        <w:t>Brodersen</w:t>
      </w:r>
      <w:proofErr w:type="spellEnd"/>
      <w:r w:rsidRPr="00F677DA">
        <w:rPr>
          <w:rFonts w:eastAsiaTheme="minorHAnsi"/>
          <w:lang w:val="en-US"/>
        </w:rPr>
        <w:t xml:space="preserve">, J., Nilsson, P. A., </w:t>
      </w:r>
      <w:proofErr w:type="spellStart"/>
      <w:r w:rsidRPr="00F677DA">
        <w:rPr>
          <w:rFonts w:eastAsiaTheme="minorHAnsi"/>
          <w:lang w:val="en-US"/>
        </w:rPr>
        <w:t>Skov</w:t>
      </w:r>
      <w:proofErr w:type="spellEnd"/>
      <w:r w:rsidRPr="00F677DA">
        <w:rPr>
          <w:rFonts w:eastAsiaTheme="minorHAnsi"/>
          <w:lang w:val="en-US"/>
        </w:rPr>
        <w:t xml:space="preserve">, C., Hansson, L.-A. and </w:t>
      </w:r>
      <w:proofErr w:type="spellStart"/>
      <w:r w:rsidRPr="00F677DA">
        <w:rPr>
          <w:rFonts w:eastAsiaTheme="minorHAnsi"/>
          <w:lang w:val="en-US"/>
        </w:rPr>
        <w:t>Brönmark</w:t>
      </w:r>
      <w:proofErr w:type="spellEnd"/>
      <w:r w:rsidRPr="00F677DA">
        <w:rPr>
          <w:rFonts w:eastAsiaTheme="minorHAnsi"/>
          <w:lang w:val="en-US"/>
        </w:rPr>
        <w:t xml:space="preserve">, C. 2012. Partial migration in </w:t>
      </w:r>
      <w:proofErr w:type="gramStart"/>
      <w:r w:rsidRPr="00F677DA">
        <w:rPr>
          <w:rFonts w:eastAsiaTheme="minorHAnsi"/>
          <w:lang w:val="en-US"/>
        </w:rPr>
        <w:t>fishes:</w:t>
      </w:r>
      <w:proofErr w:type="gramEnd"/>
      <w:r w:rsidRPr="00F677DA">
        <w:rPr>
          <w:rFonts w:eastAsiaTheme="minorHAnsi"/>
          <w:lang w:val="en-US"/>
        </w:rPr>
        <w:t xml:space="preserve"> causes and consequences. - Journal of Fish Biology 81: 456–478.</w:t>
      </w:r>
    </w:p>
    <w:p w14:paraId="7F7095F1" w14:textId="77777777" w:rsidR="00F677DA" w:rsidRPr="00F677DA" w:rsidRDefault="00F677DA" w:rsidP="00F677DA">
      <w:pPr>
        <w:pStyle w:val="Bibliography"/>
        <w:rPr>
          <w:rFonts w:eastAsiaTheme="minorHAnsi"/>
          <w:lang w:val="en-US"/>
        </w:rPr>
      </w:pPr>
      <w:r w:rsidRPr="00F677DA">
        <w:rPr>
          <w:rFonts w:eastAsiaTheme="minorHAnsi"/>
          <w:lang w:val="en-US"/>
        </w:rPr>
        <w:t>Childress, E. S. and McIntyre, P. B. 2015. Multiple nutrient subsidy pathways from a spawning migration of iteroparous fish. - Freshwater Biology 60: 490–499.</w:t>
      </w:r>
    </w:p>
    <w:p w14:paraId="1D354426" w14:textId="77777777" w:rsidR="00F677DA" w:rsidRPr="00F677DA" w:rsidRDefault="00F677DA" w:rsidP="00F677DA">
      <w:pPr>
        <w:pStyle w:val="Bibliography"/>
        <w:rPr>
          <w:rFonts w:eastAsiaTheme="minorHAnsi"/>
          <w:lang w:val="en-US"/>
        </w:rPr>
      </w:pPr>
      <w:proofErr w:type="spellStart"/>
      <w:r w:rsidRPr="00F677DA">
        <w:rPr>
          <w:rFonts w:eastAsiaTheme="minorHAnsi"/>
          <w:lang w:val="en-US"/>
        </w:rPr>
        <w:t>Consiglio</w:t>
      </w:r>
      <w:proofErr w:type="spellEnd"/>
      <w:r w:rsidRPr="00F677DA">
        <w:rPr>
          <w:rFonts w:eastAsiaTheme="minorHAnsi"/>
          <w:lang w:val="en-US"/>
        </w:rPr>
        <w:t xml:space="preserve">, J., Knight, T. and McCrum, A. 2024. Recovery Strategy for the </w:t>
      </w:r>
      <w:proofErr w:type="spellStart"/>
      <w:r w:rsidRPr="00F677DA">
        <w:rPr>
          <w:rFonts w:eastAsiaTheme="minorHAnsi"/>
          <w:lang w:val="en-US"/>
        </w:rPr>
        <w:t>LakeWhitefish</w:t>
      </w:r>
      <w:proofErr w:type="spellEnd"/>
      <w:r w:rsidRPr="00F677DA">
        <w:rPr>
          <w:rFonts w:eastAsiaTheme="minorHAnsi"/>
          <w:lang w:val="en-US"/>
        </w:rPr>
        <w:t xml:space="preserve"> (Coregonus </w:t>
      </w:r>
      <w:proofErr w:type="spellStart"/>
      <w:r w:rsidRPr="00F677DA">
        <w:rPr>
          <w:rFonts w:eastAsiaTheme="minorHAnsi"/>
          <w:lang w:val="en-US"/>
        </w:rPr>
        <w:t>clupeaformis</w:t>
      </w:r>
      <w:proofErr w:type="spellEnd"/>
      <w:r w:rsidRPr="00F677DA">
        <w:rPr>
          <w:rFonts w:eastAsiaTheme="minorHAnsi"/>
          <w:lang w:val="en-US"/>
        </w:rPr>
        <w:t>) – Opeongo Lake large- and small-</w:t>
      </w:r>
      <w:proofErr w:type="spellStart"/>
      <w:r w:rsidRPr="00F677DA">
        <w:rPr>
          <w:rFonts w:eastAsiaTheme="minorHAnsi"/>
          <w:lang w:val="en-US"/>
        </w:rPr>
        <w:t>bodiedpopulations</w:t>
      </w:r>
      <w:proofErr w:type="spellEnd"/>
      <w:r w:rsidRPr="00F677DA">
        <w:rPr>
          <w:rFonts w:eastAsiaTheme="minorHAnsi"/>
          <w:lang w:val="en-US"/>
        </w:rPr>
        <w:t xml:space="preserve"> in Ontario. - Ontario Recovery Strategy Series. in press.</w:t>
      </w:r>
    </w:p>
    <w:p w14:paraId="1F843A8D" w14:textId="77777777" w:rsidR="00F677DA" w:rsidRPr="00F677DA" w:rsidRDefault="00F677DA" w:rsidP="00F677DA">
      <w:pPr>
        <w:pStyle w:val="Bibliography"/>
        <w:rPr>
          <w:rFonts w:eastAsiaTheme="minorHAnsi"/>
          <w:lang w:val="en-US"/>
        </w:rPr>
      </w:pPr>
      <w:proofErr w:type="spellStart"/>
      <w:r w:rsidRPr="00F677DA">
        <w:rPr>
          <w:rFonts w:eastAsiaTheme="minorHAnsi"/>
          <w:lang w:val="en-US"/>
        </w:rPr>
        <w:t>Dolinsek</w:t>
      </w:r>
      <w:proofErr w:type="spellEnd"/>
      <w:r w:rsidRPr="00F677DA">
        <w:rPr>
          <w:rFonts w:eastAsiaTheme="minorHAnsi"/>
          <w:lang w:val="en-US"/>
        </w:rPr>
        <w:t xml:space="preserve">, I. J., McLaughlin, R. L., Grant, J. W. A., O’Connor, L. M. and Pratt, T. C. 2014. Do natural history data predict the movement ecology of fishes in Lake Ontario streams? (P </w:t>
      </w:r>
      <w:proofErr w:type="spellStart"/>
      <w:r w:rsidRPr="00F677DA">
        <w:rPr>
          <w:rFonts w:eastAsiaTheme="minorHAnsi"/>
          <w:lang w:val="en-US"/>
        </w:rPr>
        <w:t>Magnan</w:t>
      </w:r>
      <w:proofErr w:type="spellEnd"/>
      <w:r w:rsidRPr="00F677DA">
        <w:rPr>
          <w:rFonts w:eastAsiaTheme="minorHAnsi"/>
          <w:lang w:val="en-US"/>
        </w:rPr>
        <w:t xml:space="preserve">, Ed.). - Can. J. Fish. </w:t>
      </w:r>
      <w:proofErr w:type="spellStart"/>
      <w:r w:rsidRPr="00F677DA">
        <w:rPr>
          <w:rFonts w:eastAsiaTheme="minorHAnsi"/>
          <w:lang w:val="en-US"/>
        </w:rPr>
        <w:t>Aquat</w:t>
      </w:r>
      <w:proofErr w:type="spellEnd"/>
      <w:r w:rsidRPr="00F677DA">
        <w:rPr>
          <w:rFonts w:eastAsiaTheme="minorHAnsi"/>
          <w:lang w:val="en-US"/>
        </w:rPr>
        <w:t>. Sci. 71: 1171–1185.</w:t>
      </w:r>
    </w:p>
    <w:p w14:paraId="2EC6F769" w14:textId="77777777" w:rsidR="00F677DA" w:rsidRPr="00F677DA" w:rsidRDefault="00F677DA" w:rsidP="00F677DA">
      <w:pPr>
        <w:pStyle w:val="Bibliography"/>
        <w:rPr>
          <w:rFonts w:eastAsiaTheme="minorHAnsi"/>
          <w:lang w:val="en-US"/>
        </w:rPr>
      </w:pPr>
      <w:r w:rsidRPr="00F677DA">
        <w:rPr>
          <w:rFonts w:eastAsiaTheme="minorHAnsi"/>
          <w:lang w:val="en-US"/>
        </w:rPr>
        <w:t>Dolson, R., McCann, K., Rooney, N. and Ridgway, M. 2009. Lake morphometry predicts the degree of habitat coupling by a mobile predator. - Oikos 118: 1230–1238.</w:t>
      </w:r>
    </w:p>
    <w:p w14:paraId="220E35DD" w14:textId="77777777" w:rsidR="00F677DA" w:rsidRPr="00F677DA" w:rsidRDefault="00F677DA" w:rsidP="00F677DA">
      <w:pPr>
        <w:pStyle w:val="Bibliography"/>
        <w:rPr>
          <w:rFonts w:eastAsiaTheme="minorHAnsi"/>
          <w:lang w:val="en-US"/>
        </w:rPr>
      </w:pPr>
      <w:r w:rsidRPr="00F677DA">
        <w:rPr>
          <w:rFonts w:eastAsiaTheme="minorHAnsi"/>
          <w:lang w:val="en-US"/>
        </w:rPr>
        <w:t xml:space="preserve">East, P. and </w:t>
      </w:r>
      <w:proofErr w:type="spellStart"/>
      <w:r w:rsidRPr="00F677DA">
        <w:rPr>
          <w:rFonts w:eastAsiaTheme="minorHAnsi"/>
          <w:lang w:val="en-US"/>
        </w:rPr>
        <w:t>Magnan</w:t>
      </w:r>
      <w:proofErr w:type="spellEnd"/>
      <w:r w:rsidRPr="00F677DA">
        <w:rPr>
          <w:rFonts w:eastAsiaTheme="minorHAnsi"/>
          <w:lang w:val="en-US"/>
        </w:rPr>
        <w:t xml:space="preserve">, P. 1991. Some Factors Regulating </w:t>
      </w:r>
      <w:proofErr w:type="spellStart"/>
      <w:r w:rsidRPr="00F677DA">
        <w:rPr>
          <w:rFonts w:eastAsiaTheme="minorHAnsi"/>
          <w:lang w:val="en-US"/>
        </w:rPr>
        <w:t>Piscivory</w:t>
      </w:r>
      <w:proofErr w:type="spellEnd"/>
      <w:r w:rsidRPr="00F677DA">
        <w:rPr>
          <w:rFonts w:eastAsiaTheme="minorHAnsi"/>
          <w:lang w:val="en-US"/>
        </w:rPr>
        <w:t xml:space="preserve"> of Brook Trout, </w:t>
      </w:r>
      <w:r w:rsidRPr="00F677DA">
        <w:rPr>
          <w:rFonts w:eastAsiaTheme="minorHAnsi"/>
          <w:i/>
          <w:iCs/>
          <w:lang w:val="en-US"/>
        </w:rPr>
        <w:t xml:space="preserve">Salvelinus </w:t>
      </w:r>
      <w:proofErr w:type="gramStart"/>
      <w:r w:rsidRPr="00F677DA">
        <w:rPr>
          <w:rFonts w:eastAsiaTheme="minorHAnsi"/>
          <w:i/>
          <w:iCs/>
          <w:lang w:val="en-US"/>
        </w:rPr>
        <w:t>fontinalis</w:t>
      </w:r>
      <w:r w:rsidRPr="00F677DA">
        <w:rPr>
          <w:rFonts w:eastAsiaTheme="minorHAnsi"/>
          <w:lang w:val="en-US"/>
        </w:rPr>
        <w:t xml:space="preserve"> ,</w:t>
      </w:r>
      <w:proofErr w:type="gramEnd"/>
      <w:r w:rsidRPr="00F677DA">
        <w:rPr>
          <w:rFonts w:eastAsiaTheme="minorHAnsi"/>
          <w:lang w:val="en-US"/>
        </w:rPr>
        <w:t xml:space="preserve"> in Lakes of the Laurentian Shield. - Can. J. Fish. </w:t>
      </w:r>
      <w:proofErr w:type="spellStart"/>
      <w:r w:rsidRPr="00F677DA">
        <w:rPr>
          <w:rFonts w:eastAsiaTheme="minorHAnsi"/>
          <w:lang w:val="en-US"/>
        </w:rPr>
        <w:t>Aquat</w:t>
      </w:r>
      <w:proofErr w:type="spellEnd"/>
      <w:r w:rsidRPr="00F677DA">
        <w:rPr>
          <w:rFonts w:eastAsiaTheme="minorHAnsi"/>
          <w:lang w:val="en-US"/>
        </w:rPr>
        <w:t>. Sci. 48: 1735–1743.</w:t>
      </w:r>
    </w:p>
    <w:p w14:paraId="1635140A" w14:textId="77777777" w:rsidR="00F677DA" w:rsidRPr="00F677DA" w:rsidRDefault="00F677DA" w:rsidP="00F677DA">
      <w:pPr>
        <w:pStyle w:val="Bibliography"/>
        <w:rPr>
          <w:rFonts w:eastAsiaTheme="minorHAnsi"/>
          <w:lang w:val="en-US"/>
        </w:rPr>
      </w:pPr>
      <w:r w:rsidRPr="00F677DA">
        <w:rPr>
          <w:rFonts w:eastAsiaTheme="minorHAnsi"/>
          <w:lang w:val="en-US"/>
        </w:rPr>
        <w:t>Fox, J. and Weisberg, S. 2019. An R Companion to Applied Regression, Third edition. in press.</w:t>
      </w:r>
    </w:p>
    <w:p w14:paraId="0D4E7251" w14:textId="77777777" w:rsidR="00F677DA" w:rsidRPr="00F677DA" w:rsidRDefault="00F677DA" w:rsidP="00F677DA">
      <w:pPr>
        <w:pStyle w:val="Bibliography"/>
        <w:rPr>
          <w:rFonts w:eastAsiaTheme="minorHAnsi"/>
          <w:lang w:val="en-US"/>
        </w:rPr>
      </w:pPr>
      <w:proofErr w:type="spellStart"/>
      <w:r w:rsidRPr="00F677DA">
        <w:rPr>
          <w:rFonts w:eastAsiaTheme="minorHAnsi"/>
          <w:lang w:val="en-US"/>
        </w:rPr>
        <w:t>Frankiewicz</w:t>
      </w:r>
      <w:proofErr w:type="spellEnd"/>
      <w:r w:rsidRPr="00F677DA">
        <w:rPr>
          <w:rFonts w:eastAsiaTheme="minorHAnsi"/>
          <w:lang w:val="en-US"/>
        </w:rPr>
        <w:t>, P., Radecki-</w:t>
      </w:r>
      <w:proofErr w:type="spellStart"/>
      <w:r w:rsidRPr="00F677DA">
        <w:rPr>
          <w:rFonts w:eastAsiaTheme="minorHAnsi"/>
          <w:lang w:val="en-US"/>
        </w:rPr>
        <w:t>Pawlik</w:t>
      </w:r>
      <w:proofErr w:type="spellEnd"/>
      <w:r w:rsidRPr="00F677DA">
        <w:rPr>
          <w:rFonts w:eastAsiaTheme="minorHAnsi"/>
          <w:lang w:val="en-US"/>
        </w:rPr>
        <w:t xml:space="preserve">, A., </w:t>
      </w:r>
      <w:proofErr w:type="spellStart"/>
      <w:r w:rsidRPr="00F677DA">
        <w:rPr>
          <w:rFonts w:eastAsiaTheme="minorHAnsi"/>
          <w:lang w:val="en-US"/>
        </w:rPr>
        <w:t>Wałęga</w:t>
      </w:r>
      <w:proofErr w:type="spellEnd"/>
      <w:r w:rsidRPr="00F677DA">
        <w:rPr>
          <w:rFonts w:eastAsiaTheme="minorHAnsi"/>
          <w:lang w:val="en-US"/>
        </w:rPr>
        <w:t xml:space="preserve">, A., </w:t>
      </w:r>
      <w:proofErr w:type="spellStart"/>
      <w:r w:rsidRPr="00F677DA">
        <w:rPr>
          <w:rFonts w:eastAsiaTheme="minorHAnsi"/>
          <w:lang w:val="en-US"/>
        </w:rPr>
        <w:t>Łapińska</w:t>
      </w:r>
      <w:proofErr w:type="spellEnd"/>
      <w:r w:rsidRPr="00F677DA">
        <w:rPr>
          <w:rFonts w:eastAsiaTheme="minorHAnsi"/>
          <w:lang w:val="en-US"/>
        </w:rPr>
        <w:t xml:space="preserve">, M. and </w:t>
      </w:r>
      <w:proofErr w:type="spellStart"/>
      <w:r w:rsidRPr="00F677DA">
        <w:rPr>
          <w:rFonts w:eastAsiaTheme="minorHAnsi"/>
          <w:lang w:val="en-US"/>
        </w:rPr>
        <w:t>Wojtal-Frankiewicz</w:t>
      </w:r>
      <w:proofErr w:type="spellEnd"/>
      <w:r w:rsidRPr="00F677DA">
        <w:rPr>
          <w:rFonts w:eastAsiaTheme="minorHAnsi"/>
          <w:lang w:val="en-US"/>
        </w:rPr>
        <w:t>, A. 2021. Small hydraulic structures, big environmental problems: is it possible to mitigate the negative impacts of culverts on stream biota? - Environ. Rev. 29: 510–528.</w:t>
      </w:r>
    </w:p>
    <w:p w14:paraId="15844720" w14:textId="77777777" w:rsidR="00F677DA" w:rsidRPr="00F677DA" w:rsidRDefault="00F677DA" w:rsidP="00F677DA">
      <w:pPr>
        <w:pStyle w:val="Bibliography"/>
        <w:rPr>
          <w:rFonts w:eastAsiaTheme="minorHAnsi"/>
          <w:lang w:val="en-US"/>
        </w:rPr>
      </w:pPr>
      <w:r w:rsidRPr="00F677DA">
        <w:rPr>
          <w:rFonts w:eastAsiaTheme="minorHAnsi"/>
          <w:lang w:val="en-US"/>
        </w:rPr>
        <w:t>Fry, B. G. 2008. Stable isotope ecology. - Springer.</w:t>
      </w:r>
    </w:p>
    <w:p w14:paraId="0EA944DC" w14:textId="77777777" w:rsidR="00F677DA" w:rsidRPr="00F677DA" w:rsidRDefault="00F677DA" w:rsidP="00F677DA">
      <w:pPr>
        <w:pStyle w:val="Bibliography"/>
        <w:rPr>
          <w:rFonts w:eastAsiaTheme="minorHAnsi"/>
          <w:lang w:val="en-US"/>
        </w:rPr>
      </w:pPr>
      <w:r w:rsidRPr="00F677DA">
        <w:rPr>
          <w:rFonts w:eastAsiaTheme="minorHAnsi"/>
          <w:lang w:val="en-US"/>
        </w:rPr>
        <w:t xml:space="preserve">Gaeta, J. W., </w:t>
      </w:r>
      <w:proofErr w:type="spellStart"/>
      <w:r w:rsidRPr="00F677DA">
        <w:rPr>
          <w:rFonts w:eastAsiaTheme="minorHAnsi"/>
          <w:lang w:val="en-US"/>
        </w:rPr>
        <w:t>Ahrenstorff</w:t>
      </w:r>
      <w:proofErr w:type="spellEnd"/>
      <w:r w:rsidRPr="00F677DA">
        <w:rPr>
          <w:rFonts w:eastAsiaTheme="minorHAnsi"/>
          <w:lang w:val="en-US"/>
        </w:rPr>
        <w:t xml:space="preserve">, T. D., Diana, J. S., Fetzer, W. W., Jones, T. S., Lawson, Z. J., McInerny, M. C., Jr, V. J. S. and </w:t>
      </w:r>
      <w:proofErr w:type="spellStart"/>
      <w:r w:rsidRPr="00F677DA">
        <w:rPr>
          <w:rFonts w:eastAsiaTheme="minorHAnsi"/>
          <w:lang w:val="en-US"/>
        </w:rPr>
        <w:t>Zanden</w:t>
      </w:r>
      <w:proofErr w:type="spellEnd"/>
      <w:r w:rsidRPr="00F677DA">
        <w:rPr>
          <w:rFonts w:eastAsiaTheme="minorHAnsi"/>
          <w:lang w:val="en-US"/>
        </w:rPr>
        <w:t>, M. J. V. 2018. Go big or … don’t? A field-based diet evaluation of freshwater piscivore and prey fish size relationships. - PLOS ONE 13: e0194092.</w:t>
      </w:r>
    </w:p>
    <w:p w14:paraId="0EC3622C" w14:textId="77777777" w:rsidR="00F677DA" w:rsidRPr="00F677DA" w:rsidRDefault="00F677DA" w:rsidP="00F677DA">
      <w:pPr>
        <w:pStyle w:val="Bibliography"/>
        <w:rPr>
          <w:rFonts w:eastAsiaTheme="minorHAnsi"/>
          <w:lang w:val="en-US"/>
        </w:rPr>
      </w:pPr>
      <w:r w:rsidRPr="00F677DA">
        <w:rPr>
          <w:rFonts w:eastAsiaTheme="minorHAnsi"/>
          <w:lang w:val="en-US"/>
        </w:rPr>
        <w:t>Gutgesell, M. K., Bellmore, J. R., Sill, L. A., Cunningham, R., R. Harley, J. and Huntington, H. P. 2025. Wild food portfolios: Access to diverse foods stabilizes harvest in wild food systems. - Proc. Natl. Acad. Sci. U.S.A. 122: e2525571122.</w:t>
      </w:r>
    </w:p>
    <w:p w14:paraId="7899F8F0" w14:textId="77777777" w:rsidR="00F677DA" w:rsidRPr="00F677DA" w:rsidRDefault="00F677DA" w:rsidP="00F677DA">
      <w:pPr>
        <w:pStyle w:val="Bibliography"/>
        <w:rPr>
          <w:rFonts w:eastAsiaTheme="minorHAnsi"/>
          <w:lang w:val="en-US"/>
        </w:rPr>
      </w:pPr>
      <w:proofErr w:type="spellStart"/>
      <w:r w:rsidRPr="00F677DA">
        <w:rPr>
          <w:rFonts w:eastAsiaTheme="minorHAnsi"/>
          <w:lang w:val="en-US"/>
        </w:rPr>
        <w:t>Hahlbeck</w:t>
      </w:r>
      <w:proofErr w:type="spellEnd"/>
      <w:r w:rsidRPr="00F677DA">
        <w:rPr>
          <w:rFonts w:eastAsiaTheme="minorHAnsi"/>
          <w:lang w:val="en-US"/>
        </w:rPr>
        <w:t xml:space="preserve">, N., </w:t>
      </w:r>
      <w:proofErr w:type="spellStart"/>
      <w:r w:rsidRPr="00F677DA">
        <w:rPr>
          <w:rFonts w:eastAsiaTheme="minorHAnsi"/>
          <w:lang w:val="en-US"/>
        </w:rPr>
        <w:t>Tinniswood</w:t>
      </w:r>
      <w:proofErr w:type="spellEnd"/>
      <w:r w:rsidRPr="00F677DA">
        <w:rPr>
          <w:rFonts w:eastAsiaTheme="minorHAnsi"/>
          <w:lang w:val="en-US"/>
        </w:rPr>
        <w:t xml:space="preserve">, W. R., </w:t>
      </w:r>
      <w:proofErr w:type="spellStart"/>
      <w:r w:rsidRPr="00F677DA">
        <w:rPr>
          <w:rFonts w:eastAsiaTheme="minorHAnsi"/>
          <w:lang w:val="en-US"/>
        </w:rPr>
        <w:t>Sloat</w:t>
      </w:r>
      <w:proofErr w:type="spellEnd"/>
      <w:r w:rsidRPr="00F677DA">
        <w:rPr>
          <w:rFonts w:eastAsiaTheme="minorHAnsi"/>
          <w:lang w:val="en-US"/>
        </w:rPr>
        <w:t xml:space="preserve">, M. R., Ortega, J. D., Wyatt, M. A., Hereford, M. E., Ramirez, B. S., Crook, D. A., </w:t>
      </w:r>
      <w:proofErr w:type="spellStart"/>
      <w:r w:rsidRPr="00F677DA">
        <w:rPr>
          <w:rFonts w:eastAsiaTheme="minorHAnsi"/>
          <w:lang w:val="en-US"/>
        </w:rPr>
        <w:t>Anlauf</w:t>
      </w:r>
      <w:proofErr w:type="spellEnd"/>
      <w:r w:rsidRPr="00F677DA">
        <w:rPr>
          <w:rFonts w:eastAsiaTheme="minorHAnsi"/>
          <w:lang w:val="en-US"/>
        </w:rPr>
        <w:t>‐Dunn, K. J. and Armstrong, J. B. 2022. Contribution of warm habitat to cold‐water fisheries. - Conservation Biology 36: e13857.</w:t>
      </w:r>
    </w:p>
    <w:p w14:paraId="45F00FEA" w14:textId="77777777" w:rsidR="00F677DA" w:rsidRPr="00F677DA" w:rsidRDefault="00F677DA" w:rsidP="00F677DA">
      <w:pPr>
        <w:pStyle w:val="Bibliography"/>
        <w:rPr>
          <w:rFonts w:eastAsiaTheme="minorHAnsi"/>
          <w:lang w:val="en-US"/>
        </w:rPr>
      </w:pPr>
      <w:r w:rsidRPr="00F677DA">
        <w:rPr>
          <w:rFonts w:eastAsiaTheme="minorHAnsi"/>
          <w:lang w:val="en-US"/>
        </w:rPr>
        <w:lastRenderedPageBreak/>
        <w:t xml:space="preserve">Hays, G. C. 2003. A review of the adaptive significance and ecosystem consequences of zooplankton diel vertical migrations. - </w:t>
      </w:r>
      <w:proofErr w:type="spellStart"/>
      <w:r w:rsidRPr="00F677DA">
        <w:rPr>
          <w:rFonts w:eastAsiaTheme="minorHAnsi"/>
          <w:lang w:val="en-US"/>
        </w:rPr>
        <w:t>Hydrobiologia</w:t>
      </w:r>
      <w:proofErr w:type="spellEnd"/>
      <w:r w:rsidRPr="00F677DA">
        <w:rPr>
          <w:rFonts w:eastAsiaTheme="minorHAnsi"/>
          <w:lang w:val="en-US"/>
        </w:rPr>
        <w:t xml:space="preserve"> 503: 163–170.</w:t>
      </w:r>
    </w:p>
    <w:p w14:paraId="259F6019" w14:textId="77777777" w:rsidR="00F677DA" w:rsidRPr="00F677DA" w:rsidRDefault="00F677DA" w:rsidP="00F677DA">
      <w:pPr>
        <w:pStyle w:val="Bibliography"/>
        <w:rPr>
          <w:rFonts w:eastAsiaTheme="minorHAnsi"/>
          <w:lang w:val="en-US"/>
        </w:rPr>
      </w:pPr>
      <w:r w:rsidRPr="00F677DA">
        <w:rPr>
          <w:rFonts w:eastAsiaTheme="minorHAnsi"/>
          <w:lang w:val="en-US"/>
        </w:rPr>
        <w:t xml:space="preserve">He, X. and </w:t>
      </w:r>
      <w:proofErr w:type="spellStart"/>
      <w:r w:rsidRPr="00F677DA">
        <w:rPr>
          <w:rFonts w:eastAsiaTheme="minorHAnsi"/>
          <w:lang w:val="en-US"/>
        </w:rPr>
        <w:t>Kitchell</w:t>
      </w:r>
      <w:proofErr w:type="spellEnd"/>
      <w:r w:rsidRPr="00F677DA">
        <w:rPr>
          <w:rFonts w:eastAsiaTheme="minorHAnsi"/>
          <w:lang w:val="en-US"/>
        </w:rPr>
        <w:t>, J. F. 1990. Direct and Indirect Effects of Predation on a Fish Community: A Whole-Lake Experiment. - Transactions of the American Fisheries Society 119: 825–835.</w:t>
      </w:r>
    </w:p>
    <w:p w14:paraId="6E365B9F" w14:textId="77777777" w:rsidR="00F677DA" w:rsidRPr="00F677DA" w:rsidRDefault="00F677DA" w:rsidP="00F677DA">
      <w:pPr>
        <w:pStyle w:val="Bibliography"/>
        <w:rPr>
          <w:rFonts w:eastAsiaTheme="minorHAnsi"/>
          <w:lang w:val="en-US"/>
        </w:rPr>
      </w:pPr>
      <w:r w:rsidRPr="00F677DA">
        <w:rPr>
          <w:rFonts w:eastAsiaTheme="minorHAnsi"/>
          <w:lang w:val="en-US"/>
        </w:rPr>
        <w:t xml:space="preserve">Jackson, D. A. 2002. Ecological Effects of Micropterus Introductions: </w:t>
      </w:r>
      <w:proofErr w:type="gramStart"/>
      <w:r w:rsidRPr="00F677DA">
        <w:rPr>
          <w:rFonts w:eastAsiaTheme="minorHAnsi"/>
          <w:lang w:val="en-US"/>
        </w:rPr>
        <w:t>the</w:t>
      </w:r>
      <w:proofErr w:type="gramEnd"/>
      <w:r w:rsidRPr="00F677DA">
        <w:rPr>
          <w:rFonts w:eastAsiaTheme="minorHAnsi"/>
          <w:lang w:val="en-US"/>
        </w:rPr>
        <w:t xml:space="preserve"> Dark Side of Black Bass. in press.</w:t>
      </w:r>
    </w:p>
    <w:p w14:paraId="3665D9F9" w14:textId="77777777" w:rsidR="00F677DA" w:rsidRPr="00F677DA" w:rsidRDefault="00F677DA" w:rsidP="00F677DA">
      <w:pPr>
        <w:pStyle w:val="Bibliography"/>
        <w:rPr>
          <w:rFonts w:eastAsiaTheme="minorHAnsi"/>
          <w:lang w:val="en-US"/>
        </w:rPr>
      </w:pPr>
      <w:proofErr w:type="spellStart"/>
      <w:r w:rsidRPr="00F677DA">
        <w:rPr>
          <w:rFonts w:eastAsiaTheme="minorHAnsi"/>
          <w:lang w:val="en-US"/>
        </w:rPr>
        <w:t>Kiljunen</w:t>
      </w:r>
      <w:proofErr w:type="spellEnd"/>
      <w:r w:rsidRPr="00F677DA">
        <w:rPr>
          <w:rFonts w:eastAsiaTheme="minorHAnsi"/>
          <w:lang w:val="en-US"/>
        </w:rPr>
        <w:t xml:space="preserve">, M., Grey, J., </w:t>
      </w:r>
      <w:proofErr w:type="spellStart"/>
      <w:r w:rsidRPr="00F677DA">
        <w:rPr>
          <w:rFonts w:eastAsiaTheme="minorHAnsi"/>
          <w:lang w:val="en-US"/>
        </w:rPr>
        <w:t>Sinisalo</w:t>
      </w:r>
      <w:proofErr w:type="spellEnd"/>
      <w:r w:rsidRPr="00F677DA">
        <w:rPr>
          <w:rFonts w:eastAsiaTheme="minorHAnsi"/>
          <w:lang w:val="en-US"/>
        </w:rPr>
        <w:t xml:space="preserve">, T., Harrod, C., </w:t>
      </w:r>
      <w:proofErr w:type="spellStart"/>
      <w:r w:rsidRPr="00F677DA">
        <w:rPr>
          <w:rFonts w:eastAsiaTheme="minorHAnsi"/>
          <w:lang w:val="en-US"/>
        </w:rPr>
        <w:t>Immonen</w:t>
      </w:r>
      <w:proofErr w:type="spellEnd"/>
      <w:r w:rsidRPr="00F677DA">
        <w:rPr>
          <w:rFonts w:eastAsiaTheme="minorHAnsi"/>
          <w:lang w:val="en-US"/>
        </w:rPr>
        <w:t>, H. and Jones, R. I. 2006. A revised model for lipid-normalizing δ13C values from aquatic organisms, with implications for isotope mixing models. - Journal of Applied Ecology 43: 1213–1222.</w:t>
      </w:r>
    </w:p>
    <w:p w14:paraId="7C67FEFE" w14:textId="77777777" w:rsidR="00F677DA" w:rsidRPr="00F677DA" w:rsidRDefault="00F677DA" w:rsidP="00F677DA">
      <w:pPr>
        <w:pStyle w:val="Bibliography"/>
        <w:rPr>
          <w:rFonts w:eastAsiaTheme="minorHAnsi"/>
          <w:lang w:val="en-US"/>
        </w:rPr>
      </w:pPr>
      <w:proofErr w:type="spellStart"/>
      <w:r w:rsidRPr="00F677DA">
        <w:rPr>
          <w:rFonts w:eastAsiaTheme="minorHAnsi"/>
          <w:lang w:val="en-US"/>
        </w:rPr>
        <w:t>Klinard</w:t>
      </w:r>
      <w:proofErr w:type="spellEnd"/>
      <w:r w:rsidRPr="00F677DA">
        <w:rPr>
          <w:rFonts w:eastAsiaTheme="minorHAnsi"/>
          <w:lang w:val="en-US"/>
        </w:rPr>
        <w:t xml:space="preserve">, N. V. and </w:t>
      </w:r>
      <w:proofErr w:type="spellStart"/>
      <w:r w:rsidRPr="00F677DA">
        <w:rPr>
          <w:rFonts w:eastAsiaTheme="minorHAnsi"/>
          <w:lang w:val="en-US"/>
        </w:rPr>
        <w:t>Matley</w:t>
      </w:r>
      <w:proofErr w:type="spellEnd"/>
      <w:r w:rsidRPr="00F677DA">
        <w:rPr>
          <w:rFonts w:eastAsiaTheme="minorHAnsi"/>
          <w:lang w:val="en-US"/>
        </w:rPr>
        <w:t>, J. K. 2020. Living until proven dead: addressing mortality in acoustic telemetry research. - Rev Fish Biol Fisheries 30: 485–499.</w:t>
      </w:r>
    </w:p>
    <w:p w14:paraId="3CAE58CD" w14:textId="77777777" w:rsidR="00F677DA" w:rsidRPr="00F677DA" w:rsidRDefault="00F677DA" w:rsidP="00F677DA">
      <w:pPr>
        <w:pStyle w:val="Bibliography"/>
        <w:rPr>
          <w:rFonts w:eastAsiaTheme="minorHAnsi"/>
          <w:lang w:val="en-US"/>
        </w:rPr>
      </w:pPr>
      <w:r w:rsidRPr="00F677DA">
        <w:rPr>
          <w:rFonts w:eastAsiaTheme="minorHAnsi"/>
          <w:lang w:val="en-US"/>
        </w:rPr>
        <w:t xml:space="preserve">Larocque, S. M., </w:t>
      </w:r>
      <w:proofErr w:type="spellStart"/>
      <w:r w:rsidRPr="00F677DA">
        <w:rPr>
          <w:rFonts w:eastAsiaTheme="minorHAnsi"/>
          <w:lang w:val="en-US"/>
        </w:rPr>
        <w:t>Bzonek</w:t>
      </w:r>
      <w:proofErr w:type="spellEnd"/>
      <w:r w:rsidRPr="00F677DA">
        <w:rPr>
          <w:rFonts w:eastAsiaTheme="minorHAnsi"/>
          <w:lang w:val="en-US"/>
        </w:rPr>
        <w:t xml:space="preserve">, P. A., </w:t>
      </w:r>
      <w:proofErr w:type="spellStart"/>
      <w:r w:rsidRPr="00F677DA">
        <w:rPr>
          <w:rFonts w:eastAsiaTheme="minorHAnsi"/>
          <w:lang w:val="en-US"/>
        </w:rPr>
        <w:t>Brownscombe</w:t>
      </w:r>
      <w:proofErr w:type="spellEnd"/>
      <w:r w:rsidRPr="00F677DA">
        <w:rPr>
          <w:rFonts w:eastAsiaTheme="minorHAnsi"/>
          <w:lang w:val="en-US"/>
        </w:rPr>
        <w:t>, J. W., Martin, G. K., Brooks, J. L., Boston, C. M., Doka, S. E., Cooke, S. J. and Midwood, J. D. 2025. Application of telemetry-based fish habitat models to predict spatial habitat availability and inform ecological restoration. - Journal of Fish Biology 106: 1601–1618.</w:t>
      </w:r>
    </w:p>
    <w:p w14:paraId="079173FD" w14:textId="77777777" w:rsidR="00F677DA" w:rsidRPr="00F677DA" w:rsidRDefault="00F677DA" w:rsidP="00F677DA">
      <w:pPr>
        <w:pStyle w:val="Bibliography"/>
        <w:rPr>
          <w:rFonts w:eastAsiaTheme="minorHAnsi"/>
          <w:lang w:val="en-US"/>
        </w:rPr>
      </w:pPr>
      <w:proofErr w:type="spellStart"/>
      <w:r w:rsidRPr="00F677DA">
        <w:rPr>
          <w:rFonts w:eastAsiaTheme="minorHAnsi"/>
          <w:lang w:val="en-US"/>
        </w:rPr>
        <w:t>Lenth</w:t>
      </w:r>
      <w:proofErr w:type="spellEnd"/>
      <w:r w:rsidRPr="00F677DA">
        <w:rPr>
          <w:rFonts w:eastAsiaTheme="minorHAnsi"/>
          <w:lang w:val="en-US"/>
        </w:rPr>
        <w:t xml:space="preserve">, R. V., </w:t>
      </w:r>
      <w:proofErr w:type="spellStart"/>
      <w:r w:rsidRPr="00F677DA">
        <w:rPr>
          <w:rFonts w:eastAsiaTheme="minorHAnsi"/>
          <w:lang w:val="en-US"/>
        </w:rPr>
        <w:t>Piaskowski</w:t>
      </w:r>
      <w:proofErr w:type="spellEnd"/>
      <w:r w:rsidRPr="00F677DA">
        <w:rPr>
          <w:rFonts w:eastAsiaTheme="minorHAnsi"/>
          <w:lang w:val="en-US"/>
        </w:rPr>
        <w:t xml:space="preserve">, J., </w:t>
      </w:r>
      <w:proofErr w:type="spellStart"/>
      <w:r w:rsidRPr="00F677DA">
        <w:rPr>
          <w:rFonts w:eastAsiaTheme="minorHAnsi"/>
          <w:lang w:val="en-US"/>
        </w:rPr>
        <w:t>Banfai</w:t>
      </w:r>
      <w:proofErr w:type="spellEnd"/>
      <w:r w:rsidRPr="00F677DA">
        <w:rPr>
          <w:rFonts w:eastAsiaTheme="minorHAnsi"/>
          <w:lang w:val="en-US"/>
        </w:rPr>
        <w:t xml:space="preserve">, B., </w:t>
      </w:r>
      <w:proofErr w:type="spellStart"/>
      <w:r w:rsidRPr="00F677DA">
        <w:rPr>
          <w:rFonts w:eastAsiaTheme="minorHAnsi"/>
          <w:lang w:val="en-US"/>
        </w:rPr>
        <w:t>Bolker</w:t>
      </w:r>
      <w:proofErr w:type="spellEnd"/>
      <w:r w:rsidRPr="00F677DA">
        <w:rPr>
          <w:rFonts w:eastAsiaTheme="minorHAnsi"/>
          <w:lang w:val="en-US"/>
        </w:rPr>
        <w:t xml:space="preserve">, B., </w:t>
      </w:r>
      <w:proofErr w:type="spellStart"/>
      <w:r w:rsidRPr="00F677DA">
        <w:rPr>
          <w:rFonts w:eastAsiaTheme="minorHAnsi"/>
          <w:lang w:val="en-US"/>
        </w:rPr>
        <w:t>Buerkner</w:t>
      </w:r>
      <w:proofErr w:type="spellEnd"/>
      <w:r w:rsidRPr="00F677DA">
        <w:rPr>
          <w:rFonts w:eastAsiaTheme="minorHAnsi"/>
          <w:lang w:val="en-US"/>
        </w:rPr>
        <w:t xml:space="preserve">, P., </w:t>
      </w:r>
      <w:proofErr w:type="spellStart"/>
      <w:r w:rsidRPr="00F677DA">
        <w:rPr>
          <w:rFonts w:eastAsiaTheme="minorHAnsi"/>
          <w:lang w:val="en-US"/>
        </w:rPr>
        <w:t>Giné</w:t>
      </w:r>
      <w:proofErr w:type="spellEnd"/>
      <w:r w:rsidRPr="00F677DA">
        <w:rPr>
          <w:rFonts w:eastAsiaTheme="minorHAnsi"/>
          <w:lang w:val="en-US"/>
        </w:rPr>
        <w:t xml:space="preserve">-Vásquez, I., </w:t>
      </w:r>
      <w:proofErr w:type="spellStart"/>
      <w:r w:rsidRPr="00F677DA">
        <w:rPr>
          <w:rFonts w:eastAsiaTheme="minorHAnsi"/>
          <w:lang w:val="en-US"/>
        </w:rPr>
        <w:t>Hervé</w:t>
      </w:r>
      <w:proofErr w:type="spellEnd"/>
      <w:r w:rsidRPr="00F677DA">
        <w:rPr>
          <w:rFonts w:eastAsiaTheme="minorHAnsi"/>
          <w:lang w:val="en-US"/>
        </w:rPr>
        <w:t xml:space="preserve">, M., Jung, M., Love, J., </w:t>
      </w:r>
      <w:proofErr w:type="spellStart"/>
      <w:r w:rsidRPr="00F677DA">
        <w:rPr>
          <w:rFonts w:eastAsiaTheme="minorHAnsi"/>
          <w:lang w:val="en-US"/>
        </w:rPr>
        <w:t>Miguez</w:t>
      </w:r>
      <w:proofErr w:type="spellEnd"/>
      <w:r w:rsidRPr="00F677DA">
        <w:rPr>
          <w:rFonts w:eastAsiaTheme="minorHAnsi"/>
          <w:lang w:val="en-US"/>
        </w:rPr>
        <w:t xml:space="preserve">, F., </w:t>
      </w:r>
      <w:proofErr w:type="spellStart"/>
      <w:r w:rsidRPr="00F677DA">
        <w:rPr>
          <w:rFonts w:eastAsiaTheme="minorHAnsi"/>
          <w:lang w:val="en-US"/>
        </w:rPr>
        <w:t>RIebl</w:t>
      </w:r>
      <w:proofErr w:type="spellEnd"/>
      <w:r w:rsidRPr="00F677DA">
        <w:rPr>
          <w:rFonts w:eastAsiaTheme="minorHAnsi"/>
          <w:lang w:val="en-US"/>
        </w:rPr>
        <w:t xml:space="preserve">, H. and </w:t>
      </w:r>
      <w:proofErr w:type="spellStart"/>
      <w:r w:rsidRPr="00F677DA">
        <w:rPr>
          <w:rFonts w:eastAsiaTheme="minorHAnsi"/>
          <w:lang w:val="en-US"/>
        </w:rPr>
        <w:t>Singmann</w:t>
      </w:r>
      <w:proofErr w:type="spellEnd"/>
      <w:r w:rsidRPr="00F677DA">
        <w:rPr>
          <w:rFonts w:eastAsiaTheme="minorHAnsi"/>
          <w:lang w:val="en-US"/>
        </w:rPr>
        <w:t>, H. 2026. Estimated Marginal Means, aka Least-Squares Means.</w:t>
      </w:r>
    </w:p>
    <w:p w14:paraId="721B5745" w14:textId="77777777" w:rsidR="00F677DA" w:rsidRPr="00F677DA" w:rsidRDefault="00F677DA" w:rsidP="00F677DA">
      <w:pPr>
        <w:pStyle w:val="Bibliography"/>
        <w:rPr>
          <w:rFonts w:eastAsiaTheme="minorHAnsi"/>
          <w:lang w:val="en-US"/>
        </w:rPr>
      </w:pPr>
      <w:r w:rsidRPr="00F677DA">
        <w:rPr>
          <w:rFonts w:eastAsiaTheme="minorHAnsi"/>
          <w:lang w:val="en-US"/>
        </w:rPr>
        <w:t>Magnuson, J. J., Beckel, A. L., Mills, K. and Brandt, S. B. 1985. Surviving winter hypoxia: behavioral adaptations of fishes in a northern Wisconsin winterkill lake. - Environ Biol Fish 14: 241–250.</w:t>
      </w:r>
    </w:p>
    <w:p w14:paraId="1DEFF245" w14:textId="77777777" w:rsidR="00F677DA" w:rsidRPr="00F677DA" w:rsidRDefault="00F677DA" w:rsidP="00F677DA">
      <w:pPr>
        <w:pStyle w:val="Bibliography"/>
        <w:rPr>
          <w:rFonts w:eastAsiaTheme="minorHAnsi"/>
          <w:lang w:val="en-US"/>
        </w:rPr>
      </w:pPr>
      <w:r w:rsidRPr="00F677DA">
        <w:rPr>
          <w:rFonts w:eastAsiaTheme="minorHAnsi"/>
          <w:lang w:val="en-US"/>
        </w:rPr>
        <w:t xml:space="preserve">Maitland, B. M., Bootsma, H. A., Bronte, C. R., Bunnell, D. B., </w:t>
      </w:r>
      <w:proofErr w:type="spellStart"/>
      <w:r w:rsidRPr="00F677DA">
        <w:rPr>
          <w:rFonts w:eastAsiaTheme="minorHAnsi"/>
          <w:lang w:val="en-US"/>
        </w:rPr>
        <w:t>Feiner</w:t>
      </w:r>
      <w:proofErr w:type="spellEnd"/>
      <w:r w:rsidRPr="00F677DA">
        <w:rPr>
          <w:rFonts w:eastAsiaTheme="minorHAnsi"/>
          <w:lang w:val="en-US"/>
        </w:rPr>
        <w:t xml:space="preserve">, Z. S., Fenske, K. H., Fetzer, W. W., Foley, C. J., </w:t>
      </w:r>
      <w:proofErr w:type="spellStart"/>
      <w:r w:rsidRPr="00F677DA">
        <w:rPr>
          <w:rFonts w:eastAsiaTheme="minorHAnsi"/>
          <w:lang w:val="en-US"/>
        </w:rPr>
        <w:t>Gerig</w:t>
      </w:r>
      <w:proofErr w:type="spellEnd"/>
      <w:r w:rsidRPr="00F677DA">
        <w:rPr>
          <w:rFonts w:eastAsiaTheme="minorHAnsi"/>
          <w:lang w:val="en-US"/>
        </w:rPr>
        <w:t xml:space="preserve">, B. S., Happel, A., </w:t>
      </w:r>
      <w:proofErr w:type="spellStart"/>
      <w:r w:rsidRPr="00F677DA">
        <w:rPr>
          <w:rFonts w:eastAsiaTheme="minorHAnsi"/>
          <w:lang w:val="en-US"/>
        </w:rPr>
        <w:t>Höök</w:t>
      </w:r>
      <w:proofErr w:type="spellEnd"/>
      <w:r w:rsidRPr="00F677DA">
        <w:rPr>
          <w:rFonts w:eastAsiaTheme="minorHAnsi"/>
          <w:lang w:val="en-US"/>
        </w:rPr>
        <w:t xml:space="preserve">, T. O., </w:t>
      </w:r>
      <w:proofErr w:type="spellStart"/>
      <w:r w:rsidRPr="00F677DA">
        <w:rPr>
          <w:rFonts w:eastAsiaTheme="minorHAnsi"/>
          <w:lang w:val="en-US"/>
        </w:rPr>
        <w:t>Keppeler</w:t>
      </w:r>
      <w:proofErr w:type="spellEnd"/>
      <w:r w:rsidRPr="00F677DA">
        <w:rPr>
          <w:rFonts w:eastAsiaTheme="minorHAnsi"/>
          <w:lang w:val="en-US"/>
        </w:rPr>
        <w:t xml:space="preserve">, F. W., </w:t>
      </w:r>
      <w:proofErr w:type="spellStart"/>
      <w:r w:rsidRPr="00F677DA">
        <w:rPr>
          <w:rFonts w:eastAsiaTheme="minorHAnsi"/>
          <w:lang w:val="en-US"/>
        </w:rPr>
        <w:t>Kornis</w:t>
      </w:r>
      <w:proofErr w:type="spellEnd"/>
      <w:r w:rsidRPr="00F677DA">
        <w:rPr>
          <w:rFonts w:eastAsiaTheme="minorHAnsi"/>
          <w:lang w:val="en-US"/>
        </w:rPr>
        <w:t xml:space="preserve">, M. S., </w:t>
      </w:r>
      <w:proofErr w:type="spellStart"/>
      <w:r w:rsidRPr="00F677DA">
        <w:rPr>
          <w:rFonts w:eastAsiaTheme="minorHAnsi"/>
          <w:lang w:val="en-US"/>
        </w:rPr>
        <w:t>Lepak</w:t>
      </w:r>
      <w:proofErr w:type="spellEnd"/>
      <w:r w:rsidRPr="00F677DA">
        <w:rPr>
          <w:rFonts w:eastAsiaTheme="minorHAnsi"/>
          <w:lang w:val="en-US"/>
        </w:rPr>
        <w:t xml:space="preserve">, R. F., McNaught, A. S., Roth, B. M., </w:t>
      </w:r>
      <w:proofErr w:type="spellStart"/>
      <w:r w:rsidRPr="00F677DA">
        <w:rPr>
          <w:rFonts w:eastAsiaTheme="minorHAnsi"/>
          <w:lang w:val="en-US"/>
        </w:rPr>
        <w:t>Turschak</w:t>
      </w:r>
      <w:proofErr w:type="spellEnd"/>
      <w:r w:rsidRPr="00F677DA">
        <w:rPr>
          <w:rFonts w:eastAsiaTheme="minorHAnsi"/>
          <w:lang w:val="en-US"/>
        </w:rPr>
        <w:t>, B. A., Hoffman, J. C. and Jensen, O. P. 2024. Testing food web theory in a large lake: The role of body size in habitat coupling in Lake Michigan. - Ecology 105: e4413.</w:t>
      </w:r>
    </w:p>
    <w:p w14:paraId="192E12D1" w14:textId="77777777" w:rsidR="00F677DA" w:rsidRPr="00F677DA" w:rsidRDefault="00F677DA" w:rsidP="00F677DA">
      <w:pPr>
        <w:pStyle w:val="Bibliography"/>
        <w:rPr>
          <w:rFonts w:eastAsiaTheme="minorHAnsi"/>
          <w:lang w:val="en-US"/>
        </w:rPr>
      </w:pPr>
      <w:proofErr w:type="spellStart"/>
      <w:r w:rsidRPr="00F677DA">
        <w:rPr>
          <w:rFonts w:eastAsiaTheme="minorHAnsi"/>
          <w:lang w:val="en-US"/>
        </w:rPr>
        <w:t>Matsuzaki</w:t>
      </w:r>
      <w:proofErr w:type="spellEnd"/>
      <w:r w:rsidRPr="00F677DA">
        <w:rPr>
          <w:rFonts w:eastAsiaTheme="minorHAnsi"/>
          <w:lang w:val="en-US"/>
        </w:rPr>
        <w:t xml:space="preserve">, S.-I. S., Lathrop, R. C., Carpenter, S. R., Walsh, J. R., Vander </w:t>
      </w:r>
      <w:proofErr w:type="spellStart"/>
      <w:r w:rsidRPr="00F677DA">
        <w:rPr>
          <w:rFonts w:eastAsiaTheme="minorHAnsi"/>
          <w:lang w:val="en-US"/>
        </w:rPr>
        <w:t>Zanden</w:t>
      </w:r>
      <w:proofErr w:type="spellEnd"/>
      <w:r w:rsidRPr="00F677DA">
        <w:rPr>
          <w:rFonts w:eastAsiaTheme="minorHAnsi"/>
          <w:lang w:val="en-US"/>
        </w:rPr>
        <w:t xml:space="preserve">, M. J., </w:t>
      </w:r>
      <w:proofErr w:type="spellStart"/>
      <w:r w:rsidRPr="00F677DA">
        <w:rPr>
          <w:rFonts w:eastAsiaTheme="minorHAnsi"/>
          <w:lang w:val="en-US"/>
        </w:rPr>
        <w:t>Gahler</w:t>
      </w:r>
      <w:proofErr w:type="spellEnd"/>
      <w:r w:rsidRPr="00F677DA">
        <w:rPr>
          <w:rFonts w:eastAsiaTheme="minorHAnsi"/>
          <w:lang w:val="en-US"/>
        </w:rPr>
        <w:t>, M. R. and Stanley, E. H. 2021. Climate and food web effects on the spring clear-water phase in two north-temperate eutrophic lakes. - Limnology and Oceanography 66: 30–46.</w:t>
      </w:r>
    </w:p>
    <w:p w14:paraId="179495EC" w14:textId="77777777" w:rsidR="00F677DA" w:rsidRPr="00F677DA" w:rsidRDefault="00F677DA" w:rsidP="00F677DA">
      <w:pPr>
        <w:pStyle w:val="Bibliography"/>
        <w:rPr>
          <w:rFonts w:eastAsiaTheme="minorHAnsi"/>
          <w:lang w:val="en-US"/>
        </w:rPr>
      </w:pPr>
      <w:r w:rsidRPr="00F677DA">
        <w:rPr>
          <w:rFonts w:eastAsiaTheme="minorHAnsi"/>
          <w:lang w:val="en-US"/>
        </w:rPr>
        <w:t>McCann, K. S. and Rooney, N. 2009. The more food webs change, the more they stay the same. - Phil. Trans. R. Soc. B 364: 1789–1801.</w:t>
      </w:r>
    </w:p>
    <w:p w14:paraId="3A4848D7" w14:textId="77777777" w:rsidR="00F677DA" w:rsidRPr="00F677DA" w:rsidRDefault="00F677DA" w:rsidP="00F677DA">
      <w:pPr>
        <w:pStyle w:val="Bibliography"/>
        <w:rPr>
          <w:rFonts w:eastAsiaTheme="minorHAnsi"/>
          <w:lang w:val="en-US"/>
        </w:rPr>
      </w:pPr>
      <w:r w:rsidRPr="00F677DA">
        <w:rPr>
          <w:rFonts w:eastAsiaTheme="minorHAnsi"/>
          <w:lang w:val="en-US"/>
        </w:rPr>
        <w:t xml:space="preserve">McCann, K. S., Rasmussen, J. B. and </w:t>
      </w:r>
      <w:proofErr w:type="spellStart"/>
      <w:r w:rsidRPr="00F677DA">
        <w:rPr>
          <w:rFonts w:eastAsiaTheme="minorHAnsi"/>
          <w:lang w:val="en-US"/>
        </w:rPr>
        <w:t>Umbanhowar</w:t>
      </w:r>
      <w:proofErr w:type="spellEnd"/>
      <w:r w:rsidRPr="00F677DA">
        <w:rPr>
          <w:rFonts w:eastAsiaTheme="minorHAnsi"/>
          <w:lang w:val="en-US"/>
        </w:rPr>
        <w:t>, J. 2005. The dynamics of spatially coupled food webs. - Ecology Letters 8: 513–523.</w:t>
      </w:r>
    </w:p>
    <w:p w14:paraId="021F2C3D" w14:textId="77777777" w:rsidR="00F677DA" w:rsidRPr="00F677DA" w:rsidRDefault="00F677DA" w:rsidP="00F677DA">
      <w:pPr>
        <w:pStyle w:val="Bibliography"/>
        <w:rPr>
          <w:rFonts w:eastAsiaTheme="minorHAnsi"/>
          <w:lang w:val="en-US"/>
        </w:rPr>
      </w:pPr>
      <w:r w:rsidRPr="00F677DA">
        <w:rPr>
          <w:rFonts w:eastAsiaTheme="minorHAnsi"/>
          <w:lang w:val="en-US"/>
        </w:rPr>
        <w:lastRenderedPageBreak/>
        <w:t xml:space="preserve">McMeans, B. C., McCann, K. S., Tunney, T. D., Fisk, A. T., Muir, A. M., Lester, N., </w:t>
      </w:r>
      <w:proofErr w:type="spellStart"/>
      <w:r w:rsidRPr="00F677DA">
        <w:rPr>
          <w:rFonts w:eastAsiaTheme="minorHAnsi"/>
          <w:lang w:val="en-US"/>
        </w:rPr>
        <w:t>Shuter</w:t>
      </w:r>
      <w:proofErr w:type="spellEnd"/>
      <w:r w:rsidRPr="00F677DA">
        <w:rPr>
          <w:rFonts w:eastAsiaTheme="minorHAnsi"/>
          <w:lang w:val="en-US"/>
        </w:rPr>
        <w:t>, B. and Rooney, N. 2016. The adaptive capacity of lake food webs: from individuals to ecosystems. - Ecological Monographs 86: 4–19.</w:t>
      </w:r>
    </w:p>
    <w:p w14:paraId="00F0C242" w14:textId="77777777" w:rsidR="00F677DA" w:rsidRPr="00F677DA" w:rsidRDefault="00F677DA" w:rsidP="00F677DA">
      <w:pPr>
        <w:pStyle w:val="Bibliography"/>
        <w:rPr>
          <w:rFonts w:eastAsiaTheme="minorHAnsi"/>
          <w:lang w:val="en-US"/>
        </w:rPr>
      </w:pPr>
      <w:proofErr w:type="spellStart"/>
      <w:r w:rsidRPr="00F677DA">
        <w:rPr>
          <w:rFonts w:eastAsiaTheme="minorHAnsi"/>
          <w:lang w:val="en-US"/>
        </w:rPr>
        <w:t>Mittelbach</w:t>
      </w:r>
      <w:proofErr w:type="spellEnd"/>
      <w:r w:rsidRPr="00F677DA">
        <w:rPr>
          <w:rFonts w:eastAsiaTheme="minorHAnsi"/>
          <w:lang w:val="en-US"/>
        </w:rPr>
        <w:t xml:space="preserve">, G. G. and Persson, L. 1998. The ontogeny of </w:t>
      </w:r>
      <w:proofErr w:type="spellStart"/>
      <w:r w:rsidRPr="00F677DA">
        <w:rPr>
          <w:rFonts w:eastAsiaTheme="minorHAnsi"/>
          <w:lang w:val="en-US"/>
        </w:rPr>
        <w:t>piscivory</w:t>
      </w:r>
      <w:proofErr w:type="spellEnd"/>
      <w:r w:rsidRPr="00F677DA">
        <w:rPr>
          <w:rFonts w:eastAsiaTheme="minorHAnsi"/>
          <w:lang w:val="en-US"/>
        </w:rPr>
        <w:t xml:space="preserve"> and its ecological consequences. - Can. J. Fish. </w:t>
      </w:r>
      <w:proofErr w:type="spellStart"/>
      <w:r w:rsidRPr="00F677DA">
        <w:rPr>
          <w:rFonts w:eastAsiaTheme="minorHAnsi"/>
          <w:lang w:val="en-US"/>
        </w:rPr>
        <w:t>Aquat</w:t>
      </w:r>
      <w:proofErr w:type="spellEnd"/>
      <w:r w:rsidRPr="00F677DA">
        <w:rPr>
          <w:rFonts w:eastAsiaTheme="minorHAnsi"/>
          <w:lang w:val="en-US"/>
        </w:rPr>
        <w:t>. Sci. 55: 1454–1465.</w:t>
      </w:r>
    </w:p>
    <w:p w14:paraId="2F5903E5" w14:textId="77777777" w:rsidR="00F677DA" w:rsidRPr="00F677DA" w:rsidRDefault="00F677DA" w:rsidP="00F677DA">
      <w:pPr>
        <w:pStyle w:val="Bibliography"/>
        <w:rPr>
          <w:rFonts w:eastAsiaTheme="minorHAnsi"/>
          <w:lang w:val="en-US"/>
        </w:rPr>
      </w:pPr>
      <w:proofErr w:type="spellStart"/>
      <w:r w:rsidRPr="00F677DA">
        <w:rPr>
          <w:rFonts w:eastAsiaTheme="minorHAnsi"/>
          <w:lang w:val="en-US"/>
        </w:rPr>
        <w:t>Portt</w:t>
      </w:r>
      <w:proofErr w:type="spellEnd"/>
      <w:r w:rsidRPr="00F677DA">
        <w:rPr>
          <w:rFonts w:eastAsiaTheme="minorHAnsi"/>
          <w:lang w:val="en-US"/>
        </w:rPr>
        <w:t>, C. B., Coker, G. A., Ming, D. L. and Randall, R. G. 2006. A review of fish sampling methods commonly used in Canadian freshwater habitats. in press.</w:t>
      </w:r>
    </w:p>
    <w:p w14:paraId="04F72F39" w14:textId="77777777" w:rsidR="00F677DA" w:rsidRPr="00F677DA" w:rsidRDefault="00F677DA" w:rsidP="00F677DA">
      <w:pPr>
        <w:pStyle w:val="Bibliography"/>
        <w:rPr>
          <w:rFonts w:eastAsiaTheme="minorHAnsi"/>
          <w:lang w:val="en-US"/>
        </w:rPr>
      </w:pPr>
      <w:r w:rsidRPr="00F677DA">
        <w:rPr>
          <w:rFonts w:eastAsiaTheme="minorHAnsi"/>
          <w:lang w:val="en-US"/>
        </w:rPr>
        <w:t>Post, D. M. 2002. Using Stable Isotopes to Estimate Trophic Position: Models, Methods, and Assumptions. - Ecology 83: 703–718.</w:t>
      </w:r>
    </w:p>
    <w:p w14:paraId="19DB4592" w14:textId="77777777" w:rsidR="00F677DA" w:rsidRPr="00F677DA" w:rsidRDefault="00F677DA" w:rsidP="00F677DA">
      <w:pPr>
        <w:pStyle w:val="Bibliography"/>
        <w:rPr>
          <w:rFonts w:eastAsiaTheme="minorHAnsi"/>
          <w:lang w:val="en-US"/>
        </w:rPr>
      </w:pPr>
      <w:r w:rsidRPr="00F677DA">
        <w:rPr>
          <w:rFonts w:eastAsiaTheme="minorHAnsi"/>
          <w:lang w:val="en-US"/>
        </w:rPr>
        <w:t xml:space="preserve">Post, D. M., Layman, C. A., Arrington, D. A., </w:t>
      </w:r>
      <w:proofErr w:type="spellStart"/>
      <w:r w:rsidRPr="00F677DA">
        <w:rPr>
          <w:rFonts w:eastAsiaTheme="minorHAnsi"/>
          <w:lang w:val="en-US"/>
        </w:rPr>
        <w:t>Takimoto</w:t>
      </w:r>
      <w:proofErr w:type="spellEnd"/>
      <w:r w:rsidRPr="00F677DA">
        <w:rPr>
          <w:rFonts w:eastAsiaTheme="minorHAnsi"/>
          <w:lang w:val="en-US"/>
        </w:rPr>
        <w:t xml:space="preserve">, G., </w:t>
      </w:r>
      <w:proofErr w:type="spellStart"/>
      <w:r w:rsidRPr="00F677DA">
        <w:rPr>
          <w:rFonts w:eastAsiaTheme="minorHAnsi"/>
          <w:lang w:val="en-US"/>
        </w:rPr>
        <w:t>Quattrochi</w:t>
      </w:r>
      <w:proofErr w:type="spellEnd"/>
      <w:r w:rsidRPr="00F677DA">
        <w:rPr>
          <w:rFonts w:eastAsiaTheme="minorHAnsi"/>
          <w:lang w:val="en-US"/>
        </w:rPr>
        <w:t xml:space="preserve">, J. and Montaña, C. G. 2007. Getting to the fat of the matter: models, </w:t>
      </w:r>
      <w:proofErr w:type="gramStart"/>
      <w:r w:rsidRPr="00F677DA">
        <w:rPr>
          <w:rFonts w:eastAsiaTheme="minorHAnsi"/>
          <w:lang w:val="en-US"/>
        </w:rPr>
        <w:t>methods</w:t>
      </w:r>
      <w:proofErr w:type="gramEnd"/>
      <w:r w:rsidRPr="00F677DA">
        <w:rPr>
          <w:rFonts w:eastAsiaTheme="minorHAnsi"/>
          <w:lang w:val="en-US"/>
        </w:rPr>
        <w:t xml:space="preserve"> and assumptions for dealing with lipids in stable isotope analyses. - </w:t>
      </w:r>
      <w:proofErr w:type="spellStart"/>
      <w:r w:rsidRPr="00F677DA">
        <w:rPr>
          <w:rFonts w:eastAsiaTheme="minorHAnsi"/>
          <w:lang w:val="en-US"/>
        </w:rPr>
        <w:t>Oecologia</w:t>
      </w:r>
      <w:proofErr w:type="spellEnd"/>
      <w:r w:rsidRPr="00F677DA">
        <w:rPr>
          <w:rFonts w:eastAsiaTheme="minorHAnsi"/>
          <w:lang w:val="en-US"/>
        </w:rPr>
        <w:t xml:space="preserve"> 152: 179–189.</w:t>
      </w:r>
    </w:p>
    <w:p w14:paraId="0C08BDCC" w14:textId="77777777" w:rsidR="00F677DA" w:rsidRPr="00F677DA" w:rsidRDefault="00F677DA" w:rsidP="00F677DA">
      <w:pPr>
        <w:pStyle w:val="Bibliography"/>
        <w:rPr>
          <w:rFonts w:eastAsiaTheme="minorHAnsi"/>
          <w:lang w:val="en-US"/>
        </w:rPr>
      </w:pPr>
      <w:r w:rsidRPr="00F677DA">
        <w:rPr>
          <w:rFonts w:eastAsiaTheme="minorHAnsi"/>
          <w:lang w:val="en-US"/>
        </w:rPr>
        <w:t xml:space="preserve">Ridgway, M., </w:t>
      </w:r>
      <w:proofErr w:type="spellStart"/>
      <w:r w:rsidRPr="00F677DA">
        <w:rPr>
          <w:rFonts w:eastAsiaTheme="minorHAnsi"/>
          <w:lang w:val="en-US"/>
        </w:rPr>
        <w:t>Middel</w:t>
      </w:r>
      <w:proofErr w:type="spellEnd"/>
      <w:r w:rsidRPr="00F677DA">
        <w:rPr>
          <w:rFonts w:eastAsiaTheme="minorHAnsi"/>
          <w:lang w:val="en-US"/>
        </w:rPr>
        <w:t>, T. and Bell, A. 2017. Aquatic ecology, history, and diversity of Algonquin Provincial Park. - Information Report IR–10. 203 p. in press.</w:t>
      </w:r>
    </w:p>
    <w:p w14:paraId="4665E0B9" w14:textId="77777777" w:rsidR="00F677DA" w:rsidRPr="00F677DA" w:rsidRDefault="00F677DA" w:rsidP="00F677DA">
      <w:pPr>
        <w:pStyle w:val="Bibliography"/>
        <w:rPr>
          <w:rFonts w:eastAsiaTheme="minorHAnsi"/>
          <w:lang w:val="en-US"/>
        </w:rPr>
      </w:pPr>
      <w:r w:rsidRPr="00F677DA">
        <w:rPr>
          <w:rFonts w:eastAsiaTheme="minorHAnsi"/>
          <w:lang w:val="en-US"/>
        </w:rPr>
        <w:t xml:space="preserve">Rodrigues, T. H., </w:t>
      </w:r>
      <w:proofErr w:type="spellStart"/>
      <w:r w:rsidRPr="00F677DA">
        <w:rPr>
          <w:rFonts w:eastAsiaTheme="minorHAnsi"/>
          <w:lang w:val="en-US"/>
        </w:rPr>
        <w:t>Hrenchuk</w:t>
      </w:r>
      <w:proofErr w:type="spellEnd"/>
      <w:r w:rsidRPr="00F677DA">
        <w:rPr>
          <w:rFonts w:eastAsiaTheme="minorHAnsi"/>
          <w:lang w:val="en-US"/>
        </w:rPr>
        <w:t xml:space="preserve">, L. E. and </w:t>
      </w:r>
      <w:proofErr w:type="spellStart"/>
      <w:r w:rsidRPr="00F677DA">
        <w:rPr>
          <w:rFonts w:eastAsiaTheme="minorHAnsi"/>
          <w:lang w:val="en-US"/>
        </w:rPr>
        <w:t>Blanchfield</w:t>
      </w:r>
      <w:proofErr w:type="spellEnd"/>
      <w:r w:rsidRPr="00F677DA">
        <w:rPr>
          <w:rFonts w:eastAsiaTheme="minorHAnsi"/>
          <w:lang w:val="en-US"/>
        </w:rPr>
        <w:t xml:space="preserve">, P. J. 2025. </w:t>
      </w:r>
      <w:proofErr w:type="gramStart"/>
      <w:r w:rsidRPr="00F677DA">
        <w:rPr>
          <w:rFonts w:eastAsiaTheme="minorHAnsi"/>
          <w:lang w:val="en-US"/>
        </w:rPr>
        <w:t>Spatially-explicit</w:t>
      </w:r>
      <w:proofErr w:type="gramEnd"/>
      <w:r w:rsidRPr="00F677DA">
        <w:rPr>
          <w:rFonts w:eastAsiaTheme="minorHAnsi"/>
          <w:lang w:val="en-US"/>
        </w:rPr>
        <w:t xml:space="preserve"> foraging by an apex predator linked to nearshore prey and their accessibility in lakes. - Oikos 2025: e11066.</w:t>
      </w:r>
    </w:p>
    <w:p w14:paraId="4D6AFA17" w14:textId="77777777" w:rsidR="00F677DA" w:rsidRPr="00F677DA" w:rsidRDefault="00F677DA" w:rsidP="00F677DA">
      <w:pPr>
        <w:pStyle w:val="Bibliography"/>
        <w:rPr>
          <w:rFonts w:eastAsiaTheme="minorHAnsi"/>
          <w:lang w:val="en-US"/>
        </w:rPr>
      </w:pPr>
      <w:r w:rsidRPr="00F677DA">
        <w:rPr>
          <w:rFonts w:eastAsiaTheme="minorHAnsi"/>
          <w:lang w:val="en-US"/>
        </w:rPr>
        <w:t xml:space="preserve">Roman, J., Abraham, A. J., </w:t>
      </w:r>
      <w:proofErr w:type="spellStart"/>
      <w:r w:rsidRPr="00F677DA">
        <w:rPr>
          <w:rFonts w:eastAsiaTheme="minorHAnsi"/>
          <w:lang w:val="en-US"/>
        </w:rPr>
        <w:t>Kiszka</w:t>
      </w:r>
      <w:proofErr w:type="spellEnd"/>
      <w:r w:rsidRPr="00F677DA">
        <w:rPr>
          <w:rFonts w:eastAsiaTheme="minorHAnsi"/>
          <w:lang w:val="en-US"/>
        </w:rPr>
        <w:t xml:space="preserve">, J. J., Costa, D. P., Doughty, C. E., </w:t>
      </w:r>
      <w:proofErr w:type="spellStart"/>
      <w:r w:rsidRPr="00F677DA">
        <w:rPr>
          <w:rFonts w:eastAsiaTheme="minorHAnsi"/>
          <w:lang w:val="en-US"/>
        </w:rPr>
        <w:t>Friedlaender</w:t>
      </w:r>
      <w:proofErr w:type="spellEnd"/>
      <w:r w:rsidRPr="00F677DA">
        <w:rPr>
          <w:rFonts w:eastAsiaTheme="minorHAnsi"/>
          <w:lang w:val="en-US"/>
        </w:rPr>
        <w:t xml:space="preserve">, A., </w:t>
      </w:r>
      <w:proofErr w:type="spellStart"/>
      <w:r w:rsidRPr="00F677DA">
        <w:rPr>
          <w:rFonts w:eastAsiaTheme="minorHAnsi"/>
          <w:lang w:val="en-US"/>
        </w:rPr>
        <w:t>Hückstädt</w:t>
      </w:r>
      <w:proofErr w:type="spellEnd"/>
      <w:r w:rsidRPr="00F677DA">
        <w:rPr>
          <w:rFonts w:eastAsiaTheme="minorHAnsi"/>
          <w:lang w:val="en-US"/>
        </w:rPr>
        <w:t xml:space="preserve">, L. A., </w:t>
      </w:r>
      <w:proofErr w:type="spellStart"/>
      <w:r w:rsidRPr="00F677DA">
        <w:rPr>
          <w:rFonts w:eastAsiaTheme="minorHAnsi"/>
          <w:lang w:val="en-US"/>
        </w:rPr>
        <w:t>Marcondes</w:t>
      </w:r>
      <w:proofErr w:type="spellEnd"/>
      <w:r w:rsidRPr="00F677DA">
        <w:rPr>
          <w:rFonts w:eastAsiaTheme="minorHAnsi"/>
          <w:lang w:val="en-US"/>
        </w:rPr>
        <w:t xml:space="preserve">, M., </w:t>
      </w:r>
      <w:proofErr w:type="spellStart"/>
      <w:r w:rsidRPr="00F677DA">
        <w:rPr>
          <w:rFonts w:eastAsiaTheme="minorHAnsi"/>
          <w:lang w:val="en-US"/>
        </w:rPr>
        <w:t>Wetsel</w:t>
      </w:r>
      <w:proofErr w:type="spellEnd"/>
      <w:r w:rsidRPr="00F677DA">
        <w:rPr>
          <w:rFonts w:eastAsiaTheme="minorHAnsi"/>
          <w:lang w:val="en-US"/>
        </w:rPr>
        <w:t xml:space="preserve">, E. and Pershing, A. J. 2025. Migrating baleen whales transport high-latitude nutrients to tropical and subtropical ecosystems. - Nat </w:t>
      </w:r>
      <w:proofErr w:type="spellStart"/>
      <w:r w:rsidRPr="00F677DA">
        <w:rPr>
          <w:rFonts w:eastAsiaTheme="minorHAnsi"/>
          <w:lang w:val="en-US"/>
        </w:rPr>
        <w:t>Commun</w:t>
      </w:r>
      <w:proofErr w:type="spellEnd"/>
      <w:r w:rsidRPr="00F677DA">
        <w:rPr>
          <w:rFonts w:eastAsiaTheme="minorHAnsi"/>
          <w:lang w:val="en-US"/>
        </w:rPr>
        <w:t xml:space="preserve"> 16: 2125.</w:t>
      </w:r>
    </w:p>
    <w:p w14:paraId="1C0918E1" w14:textId="77777777" w:rsidR="00F677DA" w:rsidRPr="00F677DA" w:rsidRDefault="00F677DA" w:rsidP="00F677DA">
      <w:pPr>
        <w:pStyle w:val="Bibliography"/>
        <w:rPr>
          <w:rFonts w:eastAsiaTheme="minorHAnsi"/>
          <w:lang w:val="en-US"/>
        </w:rPr>
      </w:pPr>
      <w:r w:rsidRPr="00F677DA">
        <w:rPr>
          <w:rFonts w:eastAsiaTheme="minorHAnsi"/>
          <w:lang w:val="en-US"/>
        </w:rPr>
        <w:t>Rooney, N., McCann, K. S. and Moore, J. C. 2008. A landscape theory for food web architecture. - Ecology Letters 11: 867–881.</w:t>
      </w:r>
    </w:p>
    <w:p w14:paraId="240C1F05" w14:textId="77777777" w:rsidR="00F677DA" w:rsidRPr="00F677DA" w:rsidRDefault="00F677DA" w:rsidP="00F677DA">
      <w:pPr>
        <w:pStyle w:val="Bibliography"/>
        <w:rPr>
          <w:rFonts w:eastAsiaTheme="minorHAnsi"/>
          <w:lang w:val="en-US"/>
        </w:rPr>
      </w:pPr>
      <w:r w:rsidRPr="00F677DA">
        <w:rPr>
          <w:rFonts w:eastAsiaTheme="minorHAnsi"/>
          <w:lang w:val="en-US"/>
        </w:rPr>
        <w:t xml:space="preserve">Schindler, D. E. and </w:t>
      </w:r>
      <w:proofErr w:type="spellStart"/>
      <w:r w:rsidRPr="00F677DA">
        <w:rPr>
          <w:rFonts w:eastAsiaTheme="minorHAnsi"/>
          <w:lang w:val="en-US"/>
        </w:rPr>
        <w:t>Scheuerell</w:t>
      </w:r>
      <w:proofErr w:type="spellEnd"/>
      <w:r w:rsidRPr="00F677DA">
        <w:rPr>
          <w:rFonts w:eastAsiaTheme="minorHAnsi"/>
          <w:lang w:val="en-US"/>
        </w:rPr>
        <w:t>, M. D. 2002. Habitat coupling in lake ecosystems. - Oikos 98: 177–189.</w:t>
      </w:r>
    </w:p>
    <w:p w14:paraId="000ECDE6" w14:textId="77777777" w:rsidR="00F677DA" w:rsidRPr="00F677DA" w:rsidRDefault="00F677DA" w:rsidP="00F677DA">
      <w:pPr>
        <w:pStyle w:val="Bibliography"/>
        <w:rPr>
          <w:rFonts w:eastAsiaTheme="minorHAnsi"/>
          <w:lang w:val="en-US"/>
        </w:rPr>
      </w:pPr>
      <w:r w:rsidRPr="00F677DA">
        <w:rPr>
          <w:rFonts w:eastAsiaTheme="minorHAnsi"/>
          <w:lang w:val="en-US"/>
        </w:rPr>
        <w:t>Scott, W. B. and Crossman, E. J. 1973. Freshwater fishes of Canada. - Fisheries Research Board of Canada.</w:t>
      </w:r>
    </w:p>
    <w:p w14:paraId="52FDA42E" w14:textId="77777777" w:rsidR="00F677DA" w:rsidRPr="00F677DA" w:rsidRDefault="00F677DA" w:rsidP="00F677DA">
      <w:pPr>
        <w:pStyle w:val="Bibliography"/>
        <w:rPr>
          <w:rFonts w:eastAsiaTheme="minorHAnsi"/>
          <w:lang w:val="en-US"/>
        </w:rPr>
      </w:pPr>
      <w:r w:rsidRPr="00F677DA">
        <w:rPr>
          <w:rFonts w:eastAsiaTheme="minorHAnsi"/>
          <w:lang w:val="en-US"/>
        </w:rPr>
        <w:t>Stone, N. M., Kelly, A. M. and Roy, L. A. 2016. A Fish of Weedy Waters: Golden Shiner Biology and Culture. - Journal of the World Aquaculture Society 47: 152–200.</w:t>
      </w:r>
    </w:p>
    <w:p w14:paraId="67905852" w14:textId="77777777" w:rsidR="00F677DA" w:rsidRPr="00F677DA" w:rsidRDefault="00F677DA" w:rsidP="00F677DA">
      <w:pPr>
        <w:pStyle w:val="Bibliography"/>
        <w:rPr>
          <w:rFonts w:eastAsiaTheme="minorHAnsi"/>
          <w:lang w:val="en-US"/>
        </w:rPr>
      </w:pPr>
      <w:r w:rsidRPr="00F677DA">
        <w:rPr>
          <w:rFonts w:eastAsiaTheme="minorHAnsi"/>
          <w:lang w:val="en-US"/>
        </w:rPr>
        <w:t xml:space="preserve">Toscano, B. J., </w:t>
      </w:r>
      <w:proofErr w:type="spellStart"/>
      <w:r w:rsidRPr="00F677DA">
        <w:rPr>
          <w:rFonts w:eastAsiaTheme="minorHAnsi"/>
          <w:lang w:val="en-US"/>
        </w:rPr>
        <w:t>Gownaris</w:t>
      </w:r>
      <w:proofErr w:type="spellEnd"/>
      <w:r w:rsidRPr="00F677DA">
        <w:rPr>
          <w:rFonts w:eastAsiaTheme="minorHAnsi"/>
          <w:lang w:val="en-US"/>
        </w:rPr>
        <w:t xml:space="preserve">, N. J., </w:t>
      </w:r>
      <w:proofErr w:type="spellStart"/>
      <w:r w:rsidRPr="00F677DA">
        <w:rPr>
          <w:rFonts w:eastAsiaTheme="minorHAnsi"/>
          <w:lang w:val="en-US"/>
        </w:rPr>
        <w:t>Heerhartz</w:t>
      </w:r>
      <w:proofErr w:type="spellEnd"/>
      <w:r w:rsidRPr="00F677DA">
        <w:rPr>
          <w:rFonts w:eastAsiaTheme="minorHAnsi"/>
          <w:lang w:val="en-US"/>
        </w:rPr>
        <w:t xml:space="preserve">, S. M. and Monaco, C. J. 2016. Personality, foraging </w:t>
      </w:r>
      <w:proofErr w:type="gramStart"/>
      <w:r w:rsidRPr="00F677DA">
        <w:rPr>
          <w:rFonts w:eastAsiaTheme="minorHAnsi"/>
          <w:lang w:val="en-US"/>
        </w:rPr>
        <w:t>behavior</w:t>
      </w:r>
      <w:proofErr w:type="gramEnd"/>
      <w:r w:rsidRPr="00F677DA">
        <w:rPr>
          <w:rFonts w:eastAsiaTheme="minorHAnsi"/>
          <w:lang w:val="en-US"/>
        </w:rPr>
        <w:t xml:space="preserve"> and specialization: integrating behavioral and food web ecology at the individual level. - </w:t>
      </w:r>
      <w:proofErr w:type="spellStart"/>
      <w:r w:rsidRPr="00F677DA">
        <w:rPr>
          <w:rFonts w:eastAsiaTheme="minorHAnsi"/>
          <w:lang w:val="en-US"/>
        </w:rPr>
        <w:t>Oecologia</w:t>
      </w:r>
      <w:proofErr w:type="spellEnd"/>
      <w:r w:rsidRPr="00F677DA">
        <w:rPr>
          <w:rFonts w:eastAsiaTheme="minorHAnsi"/>
          <w:lang w:val="en-US"/>
        </w:rPr>
        <w:t xml:space="preserve"> 182: 55–69.</w:t>
      </w:r>
    </w:p>
    <w:p w14:paraId="27992093" w14:textId="77777777" w:rsidR="00F677DA" w:rsidRPr="00F677DA" w:rsidRDefault="00F677DA" w:rsidP="00F677DA">
      <w:pPr>
        <w:pStyle w:val="Bibliography"/>
        <w:rPr>
          <w:rFonts w:eastAsiaTheme="minorHAnsi"/>
          <w:lang w:val="en-US"/>
        </w:rPr>
      </w:pPr>
      <w:r w:rsidRPr="00F677DA">
        <w:rPr>
          <w:rFonts w:eastAsiaTheme="minorHAnsi"/>
          <w:lang w:val="en-US"/>
        </w:rPr>
        <w:lastRenderedPageBreak/>
        <w:t xml:space="preserve">Tunney, T. D., McCann, K. S., Lester, N. P. and </w:t>
      </w:r>
      <w:proofErr w:type="spellStart"/>
      <w:r w:rsidRPr="00F677DA">
        <w:rPr>
          <w:rFonts w:eastAsiaTheme="minorHAnsi"/>
          <w:lang w:val="en-US"/>
        </w:rPr>
        <w:t>Shuter</w:t>
      </w:r>
      <w:proofErr w:type="spellEnd"/>
      <w:r w:rsidRPr="00F677DA">
        <w:rPr>
          <w:rFonts w:eastAsiaTheme="minorHAnsi"/>
          <w:lang w:val="en-US"/>
        </w:rPr>
        <w:t>, B. J. 2014. Effects of differential habitat warming on complex communities. - Proceedings of the National Academy of Sciences 111: 8077–8082.</w:t>
      </w:r>
    </w:p>
    <w:p w14:paraId="388378A0" w14:textId="77777777" w:rsidR="00F677DA" w:rsidRPr="00F677DA" w:rsidRDefault="00F677DA" w:rsidP="00F677DA">
      <w:pPr>
        <w:pStyle w:val="Bibliography"/>
        <w:rPr>
          <w:rFonts w:eastAsiaTheme="minorHAnsi"/>
          <w:lang w:val="en-US"/>
        </w:rPr>
      </w:pPr>
      <w:r w:rsidRPr="00F677DA">
        <w:rPr>
          <w:rFonts w:eastAsiaTheme="minorHAnsi"/>
          <w:lang w:val="en-US"/>
        </w:rPr>
        <w:t xml:space="preserve">Tunney, T. D., McCann, K. S., Jarvis, L., Lester, N. P. and </w:t>
      </w:r>
      <w:proofErr w:type="spellStart"/>
      <w:r w:rsidRPr="00F677DA">
        <w:rPr>
          <w:rFonts w:eastAsiaTheme="minorHAnsi"/>
          <w:lang w:val="en-US"/>
        </w:rPr>
        <w:t>Shuter</w:t>
      </w:r>
      <w:proofErr w:type="spellEnd"/>
      <w:r w:rsidRPr="00F677DA">
        <w:rPr>
          <w:rFonts w:eastAsiaTheme="minorHAnsi"/>
          <w:lang w:val="en-US"/>
        </w:rPr>
        <w:t xml:space="preserve">, B. J. 2018. Blinded by the light? Nearshore energy pathway </w:t>
      </w:r>
      <w:proofErr w:type="gramStart"/>
      <w:r w:rsidRPr="00F677DA">
        <w:rPr>
          <w:rFonts w:eastAsiaTheme="minorHAnsi"/>
          <w:lang w:val="en-US"/>
        </w:rPr>
        <w:t>coupling</w:t>
      </w:r>
      <w:proofErr w:type="gramEnd"/>
      <w:r w:rsidRPr="00F677DA">
        <w:rPr>
          <w:rFonts w:eastAsiaTheme="minorHAnsi"/>
          <w:lang w:val="en-US"/>
        </w:rPr>
        <w:t xml:space="preserve"> and relative predator biomass increase with reduced water transparency across lakes. - </w:t>
      </w:r>
      <w:proofErr w:type="spellStart"/>
      <w:r w:rsidRPr="00F677DA">
        <w:rPr>
          <w:rFonts w:eastAsiaTheme="minorHAnsi"/>
          <w:lang w:val="en-US"/>
        </w:rPr>
        <w:t>Oecologia</w:t>
      </w:r>
      <w:proofErr w:type="spellEnd"/>
      <w:r w:rsidRPr="00F677DA">
        <w:rPr>
          <w:rFonts w:eastAsiaTheme="minorHAnsi"/>
          <w:lang w:val="en-US"/>
        </w:rPr>
        <w:t xml:space="preserve"> 186: 1031–1041.</w:t>
      </w:r>
    </w:p>
    <w:p w14:paraId="26B76812" w14:textId="77777777" w:rsidR="00F677DA" w:rsidRPr="00F677DA" w:rsidRDefault="00F677DA" w:rsidP="00F677DA">
      <w:pPr>
        <w:pStyle w:val="Bibliography"/>
        <w:rPr>
          <w:rFonts w:eastAsiaTheme="minorHAnsi"/>
          <w:lang w:val="en-US"/>
        </w:rPr>
      </w:pPr>
      <w:r w:rsidRPr="00F677DA">
        <w:rPr>
          <w:rFonts w:eastAsiaTheme="minorHAnsi"/>
          <w:lang w:val="en-US"/>
        </w:rPr>
        <w:t xml:space="preserve">Vander </w:t>
      </w:r>
      <w:proofErr w:type="spellStart"/>
      <w:r w:rsidRPr="00F677DA">
        <w:rPr>
          <w:rFonts w:eastAsiaTheme="minorHAnsi"/>
          <w:lang w:val="en-US"/>
        </w:rPr>
        <w:t>Zanden</w:t>
      </w:r>
      <w:proofErr w:type="spellEnd"/>
      <w:r w:rsidRPr="00F677DA">
        <w:rPr>
          <w:rFonts w:eastAsiaTheme="minorHAnsi"/>
          <w:lang w:val="en-US"/>
        </w:rPr>
        <w:t>, M. J., Casselman, J. M. and Rasmussen, J. B. 1999. Stable isotope evidence for the food web consequences of species invasions in lakes. - Nature 401: 464–467.</w:t>
      </w:r>
    </w:p>
    <w:p w14:paraId="65203B20" w14:textId="77777777" w:rsidR="00F677DA" w:rsidRPr="00F677DA" w:rsidRDefault="00F677DA" w:rsidP="00F677DA">
      <w:pPr>
        <w:pStyle w:val="Bibliography"/>
        <w:rPr>
          <w:rFonts w:eastAsiaTheme="minorHAnsi"/>
          <w:lang w:val="en-US"/>
        </w:rPr>
      </w:pPr>
      <w:r w:rsidRPr="00F677DA">
        <w:rPr>
          <w:rFonts w:eastAsiaTheme="minorHAnsi"/>
          <w:lang w:val="en-US"/>
        </w:rPr>
        <w:t>Ward, C. A., Tunney, T. D. and McCann, K. S. 2023. Managing aquatic habitat structure for resilient trophic interactions. - Ecological Applications 33: e2814.</w:t>
      </w:r>
    </w:p>
    <w:p w14:paraId="20892A7F" w14:textId="77777777" w:rsidR="00F677DA" w:rsidRPr="00F677DA" w:rsidRDefault="00F677DA" w:rsidP="00F677DA">
      <w:pPr>
        <w:pStyle w:val="Bibliography"/>
        <w:rPr>
          <w:rFonts w:eastAsiaTheme="minorHAnsi"/>
          <w:lang w:val="en-US"/>
        </w:rPr>
      </w:pPr>
      <w:r w:rsidRPr="00F677DA">
        <w:rPr>
          <w:rFonts w:eastAsiaTheme="minorHAnsi"/>
          <w:lang w:val="en-US"/>
        </w:rPr>
        <w:t>Wegher, M. E., Fisk, A. T., Johnson, T. B. and Rennie, M. D. 2025. Regional variability of resource use, trophic position and habitat coupling within Lake Superior. - Journal of Great Lakes Research 51: 102457.</w:t>
      </w:r>
    </w:p>
    <w:p w14:paraId="493004E1" w14:textId="77777777" w:rsidR="00F677DA" w:rsidRPr="00F677DA" w:rsidRDefault="00F677DA" w:rsidP="00F677DA">
      <w:pPr>
        <w:pStyle w:val="Bibliography"/>
        <w:rPr>
          <w:rFonts w:eastAsiaTheme="minorHAnsi"/>
          <w:lang w:val="en-US"/>
        </w:rPr>
      </w:pPr>
      <w:r w:rsidRPr="00F677DA">
        <w:rPr>
          <w:rFonts w:eastAsiaTheme="minorHAnsi"/>
          <w:lang w:val="en-US"/>
        </w:rPr>
        <w:t>White, M., Wheeler, K., Hudson, R. R. and Murdock, J. N. 2023. Salmon of the Southeastern U.S.: Sucker migrations deliver resource subsidies to oligotrophic stream. - Ecology of Freshwater Fish 32: 181–194.</w:t>
      </w:r>
    </w:p>
    <w:p w14:paraId="52381529" w14:textId="77777777" w:rsidR="00F677DA" w:rsidRPr="00F677DA" w:rsidRDefault="00F677DA" w:rsidP="00F677DA">
      <w:pPr>
        <w:pStyle w:val="Bibliography"/>
        <w:rPr>
          <w:rFonts w:eastAsiaTheme="minorHAnsi"/>
          <w:lang w:val="en-US"/>
        </w:rPr>
      </w:pPr>
      <w:r w:rsidRPr="00F677DA">
        <w:rPr>
          <w:rFonts w:eastAsiaTheme="minorHAnsi"/>
          <w:lang w:val="en-US"/>
        </w:rPr>
        <w:t xml:space="preserve">Wood, S. 2025. </w:t>
      </w:r>
      <w:proofErr w:type="spellStart"/>
      <w:r w:rsidRPr="00F677DA">
        <w:rPr>
          <w:rFonts w:eastAsiaTheme="minorHAnsi"/>
          <w:lang w:val="en-US"/>
        </w:rPr>
        <w:t>mgcv</w:t>
      </w:r>
      <w:proofErr w:type="spellEnd"/>
      <w:r w:rsidRPr="00F677DA">
        <w:rPr>
          <w:rFonts w:eastAsiaTheme="minorHAnsi"/>
          <w:lang w:val="en-US"/>
        </w:rPr>
        <w:t>: Mixed GAM Computation Vehicle with Automatic Smoothness Estimation.</w:t>
      </w:r>
    </w:p>
    <w:p w14:paraId="63179D7B" w14:textId="4C90B58A" w:rsidR="00916514" w:rsidRDefault="00916514" w:rsidP="00F677DA">
      <w:pPr>
        <w:pStyle w:val="Bibliography"/>
        <w:rPr>
          <w:bCs/>
        </w:rPr>
      </w:pPr>
      <w:r>
        <w:rPr>
          <w:bCs/>
        </w:rPr>
        <w:fldChar w:fldCharType="end"/>
      </w:r>
    </w:p>
    <w:p w14:paraId="44E13FB4" w14:textId="5F14F948" w:rsidR="00622FAB" w:rsidRPr="003B0052" w:rsidRDefault="00622FAB" w:rsidP="00AF338A">
      <w:pPr>
        <w:spacing w:after="240"/>
        <w:jc w:val="both"/>
      </w:pPr>
    </w:p>
    <w:sectPr w:rsidR="00622FAB" w:rsidRPr="003B0052" w:rsidSect="001F7AB5">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3" w:author="Tunney, Tyler (DFO/MPO)" w:date="2026-03-23T11:07:00Z" w:initials="TT">
    <w:p w14:paraId="710FB361" w14:textId="77777777" w:rsidR="006C4986" w:rsidRDefault="006C4986" w:rsidP="006C4986">
      <w:pPr>
        <w:pStyle w:val="CommentText"/>
      </w:pPr>
      <w:r>
        <w:rPr>
          <w:rStyle w:val="CommentReference"/>
        </w:rPr>
        <w:annotationRef/>
      </w:r>
      <w:r>
        <w:t xml:space="preserve">I am wondering about all the studies of fish migrations in freshwater. The subsidy work or aquatic terrestrial. Large lakes and large river systems. You may have to say that there has been work looking at large systems lake-river and within lake. </w:t>
      </w:r>
    </w:p>
    <w:p w14:paraId="026191CB" w14:textId="77777777" w:rsidR="006C4986" w:rsidRDefault="006C4986" w:rsidP="006C4986">
      <w:pPr>
        <w:pStyle w:val="CommentText"/>
      </w:pPr>
    </w:p>
    <w:p w14:paraId="7422CE78" w14:textId="77777777" w:rsidR="006C4986" w:rsidRDefault="006C4986" w:rsidP="006C4986">
      <w:pPr>
        <w:pStyle w:val="CommentText"/>
      </w:pPr>
      <w:r>
        <w:t xml:space="preserve">But there is a gap in understanding how small fish use lakes and their associated creeks. </w:t>
      </w:r>
    </w:p>
  </w:comment>
  <w:comment w:id="43" w:author="Reilly O'Connor" w:date="2026-03-29T16:23:00Z" w:initials="RO">
    <w:p w14:paraId="3B29B732" w14:textId="77777777" w:rsidR="008E4F35" w:rsidRDefault="008E4F35" w:rsidP="008E4F35">
      <w:r>
        <w:rPr>
          <w:rStyle w:val="CommentReference"/>
        </w:rPr>
        <w:annotationRef/>
      </w:r>
      <w:r>
        <w:rPr>
          <w:sz w:val="20"/>
          <w:szCs w:val="20"/>
        </w:rPr>
        <w:t>it would be useful for a reviewer if you had a table in the supplement that outlined the number of samples per season &amp; species</w:t>
      </w:r>
    </w:p>
  </w:comment>
  <w:comment w:id="45" w:author="Reilly O'Connor" w:date="2026-04-08T11:41:00Z" w:initials="RO">
    <w:p w14:paraId="283A4F45" w14:textId="77777777" w:rsidR="008E4F35" w:rsidRDefault="008E4F35" w:rsidP="008E4F35">
      <w:r>
        <w:rPr>
          <w:rStyle w:val="CommentReference"/>
        </w:rPr>
        <w:annotationRef/>
      </w:r>
      <w:r>
        <w:rPr>
          <w:sz w:val="20"/>
          <w:szCs w:val="20"/>
        </w:rPr>
        <w:t>Its worth considering that all of the modelling for the glms is similar across all data types. Condensing it all into a single paragraph may save lots of space and be more concise for reviewers and readers.</w:t>
      </w:r>
    </w:p>
  </w:comment>
  <w:comment w:id="61" w:author="Tunney, Tyler (DFO/MPO)" w:date="2026-03-24T09:18:00Z" w:initials="TT">
    <w:p w14:paraId="1C046185" w14:textId="77777777" w:rsidR="0038446C" w:rsidRDefault="0038446C" w:rsidP="0038446C">
      <w:pPr>
        <w:pStyle w:val="CommentText"/>
      </w:pPr>
      <w:r>
        <w:rPr>
          <w:rStyle w:val="CommentReference"/>
        </w:rPr>
        <w:annotationRef/>
      </w:r>
      <w:r>
        <w:t>Could the bass in the creek also be feeding on food that enters the creek from the lake? Is there information such as seasonal pattern or extra piece of information that could make this conclusion stronger?</w:t>
      </w:r>
    </w:p>
  </w:comment>
  <w:comment w:id="62" w:author="Charlotte Ward" w:date="2026-03-20T10:44:00Z" w:initials="CW">
    <w:p w14:paraId="7A5ECBDD" w14:textId="00315F4C" w:rsidR="00C67798" w:rsidRDefault="00C67798" w:rsidP="00253981">
      <w:r>
        <w:rPr>
          <w:rStyle w:val="CommentReference"/>
        </w:rPr>
        <w:annotationRef/>
      </w:r>
      <w:r>
        <w:rPr>
          <w:sz w:val="20"/>
          <w:szCs w:val="20"/>
        </w:rPr>
        <w:t>@Tyler and @Kevin this is a new paragraph added since thesis version. Might not be worth saying all this... let me know what you think</w:t>
      </w:r>
    </w:p>
  </w:comment>
  <w:comment w:id="63" w:author="Tunney, Tyler (DFO/MPO)" w:date="2026-03-24T09:46:00Z" w:initials="TT">
    <w:p w14:paraId="15600658" w14:textId="77777777" w:rsidR="0045344E" w:rsidRDefault="0045344E" w:rsidP="0045344E">
      <w:pPr>
        <w:pStyle w:val="CommentText"/>
      </w:pPr>
      <w:r>
        <w:rPr>
          <w:rStyle w:val="CommentReference"/>
        </w:rPr>
        <w:annotationRef/>
      </w:r>
      <w:r>
        <w:t>Lower trophic level prey</w:t>
      </w:r>
    </w:p>
  </w:comment>
  <w:comment w:id="123" w:author="Charlotte Ward" w:date="2026-03-20T10:45:00Z" w:initials="CW">
    <w:p w14:paraId="66AB4D57" w14:textId="0739BED1" w:rsidR="00C67798" w:rsidRDefault="00C67798" w:rsidP="00B53420">
      <w:r>
        <w:rPr>
          <w:rStyle w:val="CommentReference"/>
        </w:rPr>
        <w:annotationRef/>
      </w:r>
      <w:r>
        <w:rPr>
          <w:color w:val="000000"/>
          <w:sz w:val="20"/>
          <w:szCs w:val="20"/>
        </w:rPr>
        <w:t>I am not sure that I need this figure, but I kind of like it… open to suggestions.</w:t>
      </w:r>
    </w:p>
  </w:comment>
  <w:comment w:id="124" w:author="Tunney, Tyler (DFO/MPO)" w:date="2026-03-23T11:47:00Z" w:initials="TT">
    <w:p w14:paraId="19DB798A" w14:textId="77777777" w:rsidR="001C4158" w:rsidRDefault="001C4158" w:rsidP="001C4158">
      <w:pPr>
        <w:pStyle w:val="CommentText"/>
      </w:pPr>
      <w:r>
        <w:rPr>
          <w:rStyle w:val="CommentReference"/>
        </w:rPr>
        <w:annotationRef/>
      </w:r>
      <w:r>
        <w:t>I like it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422CE78" w15:done="0"/>
  <w15:commentEx w15:paraId="3B29B732" w15:done="0"/>
  <w15:commentEx w15:paraId="283A4F45" w15:done="0"/>
  <w15:commentEx w15:paraId="1C046185" w15:done="0"/>
  <w15:commentEx w15:paraId="7A5ECBDD" w15:done="0"/>
  <w15:commentEx w15:paraId="15600658" w15:done="0"/>
  <w15:commentEx w15:paraId="66AB4D57" w15:done="0"/>
  <w15:commentEx w15:paraId="19DB798A" w15:paraIdParent="66AB4D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E570DFC" w16cex:dateUtc="2026-03-23T14:07:00Z"/>
  <w16cex:commentExtensible w16cex:durableId="4CB3C261" w16cex:dateUtc="2026-03-29T20:23:00Z"/>
  <w16cex:commentExtensible w16cex:durableId="7CB48761" w16cex:dateUtc="2026-04-08T15:41:00Z"/>
  <w16cex:commentExtensible w16cex:durableId="36904693" w16cex:dateUtc="2026-03-24T12:18:00Z"/>
  <w16cex:commentExtensible w16cex:durableId="0A3B49FA" w16cex:dateUtc="2026-03-20T14:44:00Z"/>
  <w16cex:commentExtensible w16cex:durableId="3A4D6907" w16cex:dateUtc="2026-03-24T12:46:00Z"/>
  <w16cex:commentExtensible w16cex:durableId="0E7FAAA8" w16cex:dateUtc="2026-03-20T14:45:00Z"/>
  <w16cex:commentExtensible w16cex:durableId="4DC7A526" w16cex:dateUtc="2026-03-23T14: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22CE78" w16cid:durableId="6E570DFC"/>
  <w16cid:commentId w16cid:paraId="3B29B732" w16cid:durableId="4CB3C261"/>
  <w16cid:commentId w16cid:paraId="283A4F45" w16cid:durableId="7CB48761"/>
  <w16cid:commentId w16cid:paraId="1C046185" w16cid:durableId="36904693"/>
  <w16cid:commentId w16cid:paraId="7A5ECBDD" w16cid:durableId="0A3B49FA"/>
  <w16cid:commentId w16cid:paraId="15600658" w16cid:durableId="3A4D6907"/>
  <w16cid:commentId w16cid:paraId="66AB4D57" w16cid:durableId="0E7FAAA8"/>
  <w16cid:commentId w16cid:paraId="19DB798A" w16cid:durableId="4DC7A5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9A20F" w14:textId="77777777" w:rsidR="002E071D" w:rsidRDefault="002E071D">
      <w:r>
        <w:separator/>
      </w:r>
    </w:p>
  </w:endnote>
  <w:endnote w:type="continuationSeparator" w:id="0">
    <w:p w14:paraId="72E770D8" w14:textId="77777777" w:rsidR="002E071D" w:rsidRDefault="002E0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B0604020202020204"/>
    <w:charset w:val="00"/>
    <w:family w:val="roman"/>
    <w:pitch w:val="variable"/>
    <w:sig w:usb0="E0002AF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1"/>
        <w:szCs w:val="16"/>
      </w:rPr>
      <w:id w:val="-936290842"/>
      <w:docPartObj>
        <w:docPartGallery w:val="Page Numbers (Bottom of Page)"/>
        <w:docPartUnique/>
      </w:docPartObj>
    </w:sdtPr>
    <w:sdtEndPr>
      <w:rPr>
        <w:noProof/>
      </w:rPr>
    </w:sdtEndPr>
    <w:sdtContent>
      <w:p w14:paraId="506D5E74" w14:textId="77777777" w:rsidR="001112FB" w:rsidRPr="00D60E34" w:rsidRDefault="00000000" w:rsidP="00D60E34">
        <w:pPr>
          <w:pStyle w:val="Footer"/>
          <w:jc w:val="right"/>
          <w:rPr>
            <w:sz w:val="21"/>
            <w:szCs w:val="16"/>
          </w:rPr>
        </w:pPr>
        <w:r w:rsidRPr="00D60E34">
          <w:rPr>
            <w:sz w:val="21"/>
            <w:szCs w:val="16"/>
          </w:rPr>
          <w:fldChar w:fldCharType="begin"/>
        </w:r>
        <w:r w:rsidRPr="00D60E34">
          <w:rPr>
            <w:sz w:val="21"/>
            <w:szCs w:val="16"/>
          </w:rPr>
          <w:instrText xml:space="preserve"> PAGE   \* MERGEFORMAT </w:instrText>
        </w:r>
        <w:r w:rsidRPr="00D60E34">
          <w:rPr>
            <w:sz w:val="21"/>
            <w:szCs w:val="16"/>
          </w:rPr>
          <w:fldChar w:fldCharType="separate"/>
        </w:r>
        <w:r w:rsidRPr="00D60E34">
          <w:rPr>
            <w:noProof/>
            <w:sz w:val="21"/>
            <w:szCs w:val="16"/>
          </w:rPr>
          <w:t>5</w:t>
        </w:r>
        <w:r w:rsidRPr="00D60E34">
          <w:rPr>
            <w:noProof/>
            <w:sz w:val="21"/>
            <w:szCs w:val="16"/>
          </w:rPr>
          <w:fldChar w:fldCharType="end"/>
        </w:r>
      </w:p>
    </w:sdtContent>
  </w:sdt>
  <w:p w14:paraId="0ECD7012" w14:textId="77777777" w:rsidR="001112FB" w:rsidRDefault="00111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AAE04" w14:textId="77777777" w:rsidR="002E071D" w:rsidRDefault="002E071D">
      <w:r>
        <w:separator/>
      </w:r>
    </w:p>
  </w:footnote>
  <w:footnote w:type="continuationSeparator" w:id="0">
    <w:p w14:paraId="6157772F" w14:textId="77777777" w:rsidR="002E071D" w:rsidRDefault="002E07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E7D0D" w14:textId="02603BD1" w:rsidR="00334FEB" w:rsidRDefault="00334FEB">
    <w:pPr>
      <w:pStyle w:val="Header"/>
    </w:pPr>
    <w:r>
      <w:rPr>
        <w:noProof/>
        <w14:ligatures w14:val="standardContextual"/>
      </w:rPr>
      <mc:AlternateContent>
        <mc:Choice Requires="wps">
          <w:drawing>
            <wp:anchor distT="0" distB="0" distL="0" distR="0" simplePos="0" relativeHeight="251659264" behindDoc="0" locked="0" layoutInCell="1" allowOverlap="1" wp14:anchorId="40E3675D" wp14:editId="4839FC89">
              <wp:simplePos x="635" y="635"/>
              <wp:positionH relativeFrom="page">
                <wp:align>right</wp:align>
              </wp:positionH>
              <wp:positionV relativeFrom="page">
                <wp:align>top</wp:align>
              </wp:positionV>
              <wp:extent cx="1917700" cy="376555"/>
              <wp:effectExtent l="0" t="0" r="0" b="4445"/>
              <wp:wrapNone/>
              <wp:docPr id="626932033"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5807EEC7" w14:textId="436021C2"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0E3675D" id="_x0000_t202" coordsize="21600,21600" o:spt="202" path="m,l,21600r21600,l21600,xe">
              <v:stroke joinstyle="miter"/>
              <v:path gradientshapeok="t" o:connecttype="rect"/>
            </v:shapetype>
            <v:shape id="Text Box 2" o:spid="_x0000_s1026" type="#_x0000_t202" alt="Unclassified - Non-Classifié" style="position:absolute;margin-left:99.8pt;margin-top:0;width:151pt;height:29.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" filled="f" stroked="f">
              <v:textbox style="mso-fit-shape-to-text:t" inset="0,15pt,20pt,0">
                <w:txbxContent>
                  <w:p w14:paraId="5807EEC7" w14:textId="436021C2"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51D19" w14:textId="38BD71E5" w:rsidR="001112FB" w:rsidRDefault="001112FB">
    <w:pPr>
      <w:pStyle w:val="Header"/>
      <w:jc w:val="right"/>
    </w:pPr>
  </w:p>
  <w:p w14:paraId="55DA085F" w14:textId="77777777" w:rsidR="001112FB" w:rsidRDefault="001112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4039E" w14:textId="60B34378" w:rsidR="00334FEB" w:rsidRDefault="00334FEB">
    <w:pPr>
      <w:pStyle w:val="Header"/>
    </w:pPr>
    <w:r>
      <w:rPr>
        <w:noProof/>
        <w14:ligatures w14:val="standardContextual"/>
      </w:rPr>
      <mc:AlternateContent>
        <mc:Choice Requires="wps">
          <w:drawing>
            <wp:anchor distT="0" distB="0" distL="0" distR="0" simplePos="0" relativeHeight="251658240" behindDoc="0" locked="0" layoutInCell="1" allowOverlap="1" wp14:anchorId="583032F3" wp14:editId="58476FA9">
              <wp:simplePos x="635" y="635"/>
              <wp:positionH relativeFrom="page">
                <wp:align>right</wp:align>
              </wp:positionH>
              <wp:positionV relativeFrom="page">
                <wp:align>top</wp:align>
              </wp:positionV>
              <wp:extent cx="1917700" cy="376555"/>
              <wp:effectExtent l="0" t="0" r="0" b="4445"/>
              <wp:wrapNone/>
              <wp:docPr id="150702501"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24411369" w14:textId="6F926F7E"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83032F3" id="_x0000_t202" coordsize="21600,21600" o:spt="202" path="m,l,21600r21600,l21600,xe">
              <v:stroke joinstyle="miter"/>
              <v:path gradientshapeok="t" o:connecttype="rect"/>
            </v:shapetype>
            <v:shape id="Text Box 1" o:spid="_x0000_s1027" type="#_x0000_t202" alt="Unclassified - Non-Classifié" style="position:absolute;margin-left:99.8pt;margin-top:0;width:151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" filled="f" stroked="f">
              <v:textbox style="mso-fit-shape-to-text:t" inset="0,15pt,20pt,0">
                <w:txbxContent>
                  <w:p w14:paraId="24411369" w14:textId="6F926F7E"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93A9D"/>
    <w:multiLevelType w:val="hybridMultilevel"/>
    <w:tmpl w:val="00BC95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5E04AD"/>
    <w:multiLevelType w:val="hybridMultilevel"/>
    <w:tmpl w:val="8C344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294003">
    <w:abstractNumId w:val="0"/>
  </w:num>
  <w:num w:numId="2" w16cid:durableId="14870866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arlotte Ward">
    <w15:presenceInfo w15:providerId="AD" w15:userId="S::cward@uoguelph.ca::d4d6c898-82f5-4ca2-a1ae-e64037847e58"/>
  </w15:person>
  <w15:person w15:author="Tunney, Tyler (DFO/MPO)">
    <w15:presenceInfo w15:providerId="AD" w15:userId="S::Tyler.Tunney@dfo-mpo.gc.ca::d824031c-6561-4ec5-aaca-a19e7d480664"/>
  </w15:person>
  <w15:person w15:author="tim fernandes">
    <w15:presenceInfo w15:providerId="Windows Live" w15:userId="0deb2c97f2e2364d"/>
  </w15:person>
  <w15:person w15:author="Reilly O'Connor">
    <w15:presenceInfo w15:providerId="Windows Live" w15:userId="b3b00141f59829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4D"/>
    <w:rsid w:val="00004A03"/>
    <w:rsid w:val="00013FB8"/>
    <w:rsid w:val="000162B7"/>
    <w:rsid w:val="000211D0"/>
    <w:rsid w:val="00023C93"/>
    <w:rsid w:val="0002466B"/>
    <w:rsid w:val="000259CD"/>
    <w:rsid w:val="00031243"/>
    <w:rsid w:val="000322FA"/>
    <w:rsid w:val="00036097"/>
    <w:rsid w:val="00036F00"/>
    <w:rsid w:val="00047058"/>
    <w:rsid w:val="00053AC6"/>
    <w:rsid w:val="00055060"/>
    <w:rsid w:val="000568FE"/>
    <w:rsid w:val="000667A9"/>
    <w:rsid w:val="00066A45"/>
    <w:rsid w:val="00066DAB"/>
    <w:rsid w:val="00082BED"/>
    <w:rsid w:val="0008487A"/>
    <w:rsid w:val="000909F5"/>
    <w:rsid w:val="00097533"/>
    <w:rsid w:val="000A38AA"/>
    <w:rsid w:val="000A45F3"/>
    <w:rsid w:val="000B7F33"/>
    <w:rsid w:val="000C2D68"/>
    <w:rsid w:val="000C5534"/>
    <w:rsid w:val="000C6059"/>
    <w:rsid w:val="000C6433"/>
    <w:rsid w:val="000D5049"/>
    <w:rsid w:val="000D7D31"/>
    <w:rsid w:val="000E1A84"/>
    <w:rsid w:val="000E66DD"/>
    <w:rsid w:val="000F1031"/>
    <w:rsid w:val="000F336D"/>
    <w:rsid w:val="000F65B7"/>
    <w:rsid w:val="00100E06"/>
    <w:rsid w:val="00100FF0"/>
    <w:rsid w:val="00101828"/>
    <w:rsid w:val="001112FB"/>
    <w:rsid w:val="0011547F"/>
    <w:rsid w:val="001203BF"/>
    <w:rsid w:val="0012200A"/>
    <w:rsid w:val="00125C82"/>
    <w:rsid w:val="001273A3"/>
    <w:rsid w:val="001273FD"/>
    <w:rsid w:val="001323BC"/>
    <w:rsid w:val="00135766"/>
    <w:rsid w:val="00153695"/>
    <w:rsid w:val="00164952"/>
    <w:rsid w:val="0017009D"/>
    <w:rsid w:val="00174302"/>
    <w:rsid w:val="00180A12"/>
    <w:rsid w:val="00183C3C"/>
    <w:rsid w:val="001868BE"/>
    <w:rsid w:val="00193295"/>
    <w:rsid w:val="00193314"/>
    <w:rsid w:val="0019680F"/>
    <w:rsid w:val="00197FBC"/>
    <w:rsid w:val="001A33D4"/>
    <w:rsid w:val="001A5911"/>
    <w:rsid w:val="001B6815"/>
    <w:rsid w:val="001B7349"/>
    <w:rsid w:val="001C2C10"/>
    <w:rsid w:val="001C4158"/>
    <w:rsid w:val="001D582E"/>
    <w:rsid w:val="001E6B1A"/>
    <w:rsid w:val="001F1E86"/>
    <w:rsid w:val="001F43CF"/>
    <w:rsid w:val="001F7AB5"/>
    <w:rsid w:val="0020104F"/>
    <w:rsid w:val="00202166"/>
    <w:rsid w:val="0020508E"/>
    <w:rsid w:val="00205F06"/>
    <w:rsid w:val="002102BB"/>
    <w:rsid w:val="00212D4C"/>
    <w:rsid w:val="00213286"/>
    <w:rsid w:val="00220553"/>
    <w:rsid w:val="00224ACA"/>
    <w:rsid w:val="00225F0A"/>
    <w:rsid w:val="0023503B"/>
    <w:rsid w:val="00260164"/>
    <w:rsid w:val="00260E8C"/>
    <w:rsid w:val="0026229B"/>
    <w:rsid w:val="00262581"/>
    <w:rsid w:val="00264E97"/>
    <w:rsid w:val="00276FC6"/>
    <w:rsid w:val="00277660"/>
    <w:rsid w:val="002804E6"/>
    <w:rsid w:val="00281C8A"/>
    <w:rsid w:val="002821B9"/>
    <w:rsid w:val="0029204F"/>
    <w:rsid w:val="00293B5A"/>
    <w:rsid w:val="002A0BF2"/>
    <w:rsid w:val="002A2D35"/>
    <w:rsid w:val="002B2C0D"/>
    <w:rsid w:val="002B30F6"/>
    <w:rsid w:val="002C1D97"/>
    <w:rsid w:val="002C3371"/>
    <w:rsid w:val="002C6BCF"/>
    <w:rsid w:val="002E0201"/>
    <w:rsid w:val="002E071D"/>
    <w:rsid w:val="002E5286"/>
    <w:rsid w:val="002F0066"/>
    <w:rsid w:val="002F2099"/>
    <w:rsid w:val="002F58E8"/>
    <w:rsid w:val="002F6666"/>
    <w:rsid w:val="00307203"/>
    <w:rsid w:val="00310A0C"/>
    <w:rsid w:val="00310FB4"/>
    <w:rsid w:val="00311AD0"/>
    <w:rsid w:val="0031208E"/>
    <w:rsid w:val="0031221A"/>
    <w:rsid w:val="00315622"/>
    <w:rsid w:val="00320E8C"/>
    <w:rsid w:val="003252CB"/>
    <w:rsid w:val="00326082"/>
    <w:rsid w:val="00327994"/>
    <w:rsid w:val="00332B9D"/>
    <w:rsid w:val="00332F13"/>
    <w:rsid w:val="00334FEB"/>
    <w:rsid w:val="00336484"/>
    <w:rsid w:val="00337D2A"/>
    <w:rsid w:val="00341CD0"/>
    <w:rsid w:val="00342471"/>
    <w:rsid w:val="00346148"/>
    <w:rsid w:val="003523CF"/>
    <w:rsid w:val="00353FF3"/>
    <w:rsid w:val="0036478D"/>
    <w:rsid w:val="00371563"/>
    <w:rsid w:val="003768CC"/>
    <w:rsid w:val="00383695"/>
    <w:rsid w:val="0038446C"/>
    <w:rsid w:val="00384B28"/>
    <w:rsid w:val="003878CA"/>
    <w:rsid w:val="00397F2C"/>
    <w:rsid w:val="003A27B4"/>
    <w:rsid w:val="003A7F22"/>
    <w:rsid w:val="003B0052"/>
    <w:rsid w:val="003B051D"/>
    <w:rsid w:val="003C014F"/>
    <w:rsid w:val="003C55E9"/>
    <w:rsid w:val="003C6D31"/>
    <w:rsid w:val="003C7AF6"/>
    <w:rsid w:val="003D2F87"/>
    <w:rsid w:val="003D472F"/>
    <w:rsid w:val="003E002D"/>
    <w:rsid w:val="003E0E1F"/>
    <w:rsid w:val="003F06F2"/>
    <w:rsid w:val="004011BD"/>
    <w:rsid w:val="00405747"/>
    <w:rsid w:val="00422131"/>
    <w:rsid w:val="00425D72"/>
    <w:rsid w:val="00426EAD"/>
    <w:rsid w:val="00430A3E"/>
    <w:rsid w:val="00431279"/>
    <w:rsid w:val="004368C8"/>
    <w:rsid w:val="00441F34"/>
    <w:rsid w:val="004443CA"/>
    <w:rsid w:val="00444A10"/>
    <w:rsid w:val="004470B2"/>
    <w:rsid w:val="00452128"/>
    <w:rsid w:val="0045344E"/>
    <w:rsid w:val="004563E7"/>
    <w:rsid w:val="00456642"/>
    <w:rsid w:val="00464E24"/>
    <w:rsid w:val="004659EA"/>
    <w:rsid w:val="00471B18"/>
    <w:rsid w:val="004769A5"/>
    <w:rsid w:val="00492136"/>
    <w:rsid w:val="00495E14"/>
    <w:rsid w:val="004A25A5"/>
    <w:rsid w:val="004A37D8"/>
    <w:rsid w:val="004B1227"/>
    <w:rsid w:val="004B44E7"/>
    <w:rsid w:val="004B6944"/>
    <w:rsid w:val="004C0CDE"/>
    <w:rsid w:val="004D597C"/>
    <w:rsid w:val="004D5E6A"/>
    <w:rsid w:val="004E1D56"/>
    <w:rsid w:val="004E4083"/>
    <w:rsid w:val="004F28A2"/>
    <w:rsid w:val="004F5E41"/>
    <w:rsid w:val="00503142"/>
    <w:rsid w:val="005076B1"/>
    <w:rsid w:val="00512E6A"/>
    <w:rsid w:val="00513101"/>
    <w:rsid w:val="0051544A"/>
    <w:rsid w:val="00516707"/>
    <w:rsid w:val="00526279"/>
    <w:rsid w:val="005311A3"/>
    <w:rsid w:val="005404AE"/>
    <w:rsid w:val="00545BBE"/>
    <w:rsid w:val="00550581"/>
    <w:rsid w:val="005659AD"/>
    <w:rsid w:val="0056773A"/>
    <w:rsid w:val="0057285D"/>
    <w:rsid w:val="0057719D"/>
    <w:rsid w:val="00584110"/>
    <w:rsid w:val="0059127F"/>
    <w:rsid w:val="00592030"/>
    <w:rsid w:val="005A6A6C"/>
    <w:rsid w:val="005B0FDC"/>
    <w:rsid w:val="005B2939"/>
    <w:rsid w:val="005B5CE0"/>
    <w:rsid w:val="005C0458"/>
    <w:rsid w:val="005C49A6"/>
    <w:rsid w:val="005D21CC"/>
    <w:rsid w:val="005D4E39"/>
    <w:rsid w:val="005D794A"/>
    <w:rsid w:val="005E0BF7"/>
    <w:rsid w:val="005E300E"/>
    <w:rsid w:val="005E4832"/>
    <w:rsid w:val="005E5F90"/>
    <w:rsid w:val="005F1698"/>
    <w:rsid w:val="005F487E"/>
    <w:rsid w:val="005F7BB0"/>
    <w:rsid w:val="00622FAB"/>
    <w:rsid w:val="00624DD7"/>
    <w:rsid w:val="006252A2"/>
    <w:rsid w:val="00627BD3"/>
    <w:rsid w:val="00632DC2"/>
    <w:rsid w:val="00645350"/>
    <w:rsid w:val="00645CF6"/>
    <w:rsid w:val="00647410"/>
    <w:rsid w:val="006500EA"/>
    <w:rsid w:val="00660D93"/>
    <w:rsid w:val="0066128D"/>
    <w:rsid w:val="00667E3F"/>
    <w:rsid w:val="00671642"/>
    <w:rsid w:val="006729C5"/>
    <w:rsid w:val="006943EA"/>
    <w:rsid w:val="00697700"/>
    <w:rsid w:val="006A1784"/>
    <w:rsid w:val="006A5726"/>
    <w:rsid w:val="006A5A1D"/>
    <w:rsid w:val="006A649F"/>
    <w:rsid w:val="006A6CAA"/>
    <w:rsid w:val="006B6017"/>
    <w:rsid w:val="006C093C"/>
    <w:rsid w:val="006C22B9"/>
    <w:rsid w:val="006C2EDE"/>
    <w:rsid w:val="006C34D4"/>
    <w:rsid w:val="006C4986"/>
    <w:rsid w:val="006D3F66"/>
    <w:rsid w:val="006E58E4"/>
    <w:rsid w:val="006E7C88"/>
    <w:rsid w:val="006F1F09"/>
    <w:rsid w:val="007004D9"/>
    <w:rsid w:val="007027D5"/>
    <w:rsid w:val="00702FC6"/>
    <w:rsid w:val="00706BF9"/>
    <w:rsid w:val="00710967"/>
    <w:rsid w:val="007111B3"/>
    <w:rsid w:val="00733210"/>
    <w:rsid w:val="00735388"/>
    <w:rsid w:val="007365B4"/>
    <w:rsid w:val="00737C68"/>
    <w:rsid w:val="00743133"/>
    <w:rsid w:val="0074330C"/>
    <w:rsid w:val="007505B2"/>
    <w:rsid w:val="007620E3"/>
    <w:rsid w:val="007678FE"/>
    <w:rsid w:val="00791269"/>
    <w:rsid w:val="007921B8"/>
    <w:rsid w:val="00796D5B"/>
    <w:rsid w:val="007A5F0F"/>
    <w:rsid w:val="007B4687"/>
    <w:rsid w:val="007B6CBE"/>
    <w:rsid w:val="007C197F"/>
    <w:rsid w:val="007C3D5C"/>
    <w:rsid w:val="007C6A85"/>
    <w:rsid w:val="007C6F91"/>
    <w:rsid w:val="007C7D6C"/>
    <w:rsid w:val="007D1DD2"/>
    <w:rsid w:val="007D3538"/>
    <w:rsid w:val="007E0976"/>
    <w:rsid w:val="007E3C54"/>
    <w:rsid w:val="007E56A9"/>
    <w:rsid w:val="007E7582"/>
    <w:rsid w:val="00810920"/>
    <w:rsid w:val="00811B7C"/>
    <w:rsid w:val="00814D4A"/>
    <w:rsid w:val="00816556"/>
    <w:rsid w:val="00822B3A"/>
    <w:rsid w:val="00822D67"/>
    <w:rsid w:val="00833B3F"/>
    <w:rsid w:val="008355C7"/>
    <w:rsid w:val="00837F74"/>
    <w:rsid w:val="00841F05"/>
    <w:rsid w:val="008523B6"/>
    <w:rsid w:val="008536C4"/>
    <w:rsid w:val="00856397"/>
    <w:rsid w:val="00882F03"/>
    <w:rsid w:val="00891186"/>
    <w:rsid w:val="008A0C86"/>
    <w:rsid w:val="008A0E5B"/>
    <w:rsid w:val="008B6BFA"/>
    <w:rsid w:val="008C264B"/>
    <w:rsid w:val="008C4E5D"/>
    <w:rsid w:val="008D3DBC"/>
    <w:rsid w:val="008D5173"/>
    <w:rsid w:val="008E2A0F"/>
    <w:rsid w:val="008E392A"/>
    <w:rsid w:val="008E4F35"/>
    <w:rsid w:val="008E7AF9"/>
    <w:rsid w:val="008F075C"/>
    <w:rsid w:val="008F7E0B"/>
    <w:rsid w:val="0090096E"/>
    <w:rsid w:val="00900BF8"/>
    <w:rsid w:val="00903595"/>
    <w:rsid w:val="00906A5D"/>
    <w:rsid w:val="0091125D"/>
    <w:rsid w:val="00915A4D"/>
    <w:rsid w:val="00916514"/>
    <w:rsid w:val="00922B55"/>
    <w:rsid w:val="009274BF"/>
    <w:rsid w:val="009276B3"/>
    <w:rsid w:val="00930AEF"/>
    <w:rsid w:val="009311F0"/>
    <w:rsid w:val="00932155"/>
    <w:rsid w:val="009345FC"/>
    <w:rsid w:val="00945567"/>
    <w:rsid w:val="009476D6"/>
    <w:rsid w:val="009531E5"/>
    <w:rsid w:val="00955882"/>
    <w:rsid w:val="009602ED"/>
    <w:rsid w:val="009639CA"/>
    <w:rsid w:val="00970E36"/>
    <w:rsid w:val="00977C86"/>
    <w:rsid w:val="009876DF"/>
    <w:rsid w:val="00987E39"/>
    <w:rsid w:val="009906E9"/>
    <w:rsid w:val="00992CD4"/>
    <w:rsid w:val="009A052E"/>
    <w:rsid w:val="009A06D8"/>
    <w:rsid w:val="009A0D03"/>
    <w:rsid w:val="009A28BD"/>
    <w:rsid w:val="009B2B46"/>
    <w:rsid w:val="009B7743"/>
    <w:rsid w:val="009B77FC"/>
    <w:rsid w:val="009D227B"/>
    <w:rsid w:val="009D284B"/>
    <w:rsid w:val="009D47BD"/>
    <w:rsid w:val="009E0794"/>
    <w:rsid w:val="009E23E1"/>
    <w:rsid w:val="009E39AF"/>
    <w:rsid w:val="009F11D7"/>
    <w:rsid w:val="009F3132"/>
    <w:rsid w:val="009F5991"/>
    <w:rsid w:val="009F5DAF"/>
    <w:rsid w:val="00A20E83"/>
    <w:rsid w:val="00A20FFD"/>
    <w:rsid w:val="00A3381B"/>
    <w:rsid w:val="00A45343"/>
    <w:rsid w:val="00A45649"/>
    <w:rsid w:val="00A4677A"/>
    <w:rsid w:val="00A479F2"/>
    <w:rsid w:val="00A60487"/>
    <w:rsid w:val="00A61652"/>
    <w:rsid w:val="00A63E00"/>
    <w:rsid w:val="00A70397"/>
    <w:rsid w:val="00A744B1"/>
    <w:rsid w:val="00A76674"/>
    <w:rsid w:val="00A81EBA"/>
    <w:rsid w:val="00A83F46"/>
    <w:rsid w:val="00A87A8E"/>
    <w:rsid w:val="00A9382D"/>
    <w:rsid w:val="00A93A8B"/>
    <w:rsid w:val="00A95A92"/>
    <w:rsid w:val="00AA1BA6"/>
    <w:rsid w:val="00AA6194"/>
    <w:rsid w:val="00AB0C1E"/>
    <w:rsid w:val="00AC372B"/>
    <w:rsid w:val="00AC4445"/>
    <w:rsid w:val="00AC7EE7"/>
    <w:rsid w:val="00AD27C4"/>
    <w:rsid w:val="00AE38FE"/>
    <w:rsid w:val="00AE4DFC"/>
    <w:rsid w:val="00AE6B11"/>
    <w:rsid w:val="00AF0AD9"/>
    <w:rsid w:val="00AF0F20"/>
    <w:rsid w:val="00AF2470"/>
    <w:rsid w:val="00AF338A"/>
    <w:rsid w:val="00AF443F"/>
    <w:rsid w:val="00B01271"/>
    <w:rsid w:val="00B13961"/>
    <w:rsid w:val="00B14846"/>
    <w:rsid w:val="00B14B98"/>
    <w:rsid w:val="00B15736"/>
    <w:rsid w:val="00B20932"/>
    <w:rsid w:val="00B20E1E"/>
    <w:rsid w:val="00B23F05"/>
    <w:rsid w:val="00B32C9F"/>
    <w:rsid w:val="00B336C7"/>
    <w:rsid w:val="00B35A4A"/>
    <w:rsid w:val="00B50C4B"/>
    <w:rsid w:val="00B63760"/>
    <w:rsid w:val="00B66C34"/>
    <w:rsid w:val="00B771D8"/>
    <w:rsid w:val="00B77A8C"/>
    <w:rsid w:val="00BA16D6"/>
    <w:rsid w:val="00BA3139"/>
    <w:rsid w:val="00BB0674"/>
    <w:rsid w:val="00BB1831"/>
    <w:rsid w:val="00BB2958"/>
    <w:rsid w:val="00BB6E3E"/>
    <w:rsid w:val="00BB6FDA"/>
    <w:rsid w:val="00BB71A5"/>
    <w:rsid w:val="00BC09BA"/>
    <w:rsid w:val="00BC1F56"/>
    <w:rsid w:val="00BC49C4"/>
    <w:rsid w:val="00BD1F00"/>
    <w:rsid w:val="00BD7010"/>
    <w:rsid w:val="00BD766B"/>
    <w:rsid w:val="00BE120F"/>
    <w:rsid w:val="00BE124F"/>
    <w:rsid w:val="00BE26E1"/>
    <w:rsid w:val="00BE6546"/>
    <w:rsid w:val="00BF4CAB"/>
    <w:rsid w:val="00C06352"/>
    <w:rsid w:val="00C10ED3"/>
    <w:rsid w:val="00C11BC6"/>
    <w:rsid w:val="00C12043"/>
    <w:rsid w:val="00C12A09"/>
    <w:rsid w:val="00C2604A"/>
    <w:rsid w:val="00C263E6"/>
    <w:rsid w:val="00C31CF7"/>
    <w:rsid w:val="00C331D0"/>
    <w:rsid w:val="00C33CBC"/>
    <w:rsid w:val="00C341EC"/>
    <w:rsid w:val="00C4315C"/>
    <w:rsid w:val="00C461C3"/>
    <w:rsid w:val="00C47852"/>
    <w:rsid w:val="00C51EF5"/>
    <w:rsid w:val="00C52881"/>
    <w:rsid w:val="00C6146E"/>
    <w:rsid w:val="00C64565"/>
    <w:rsid w:val="00C6458D"/>
    <w:rsid w:val="00C66ACC"/>
    <w:rsid w:val="00C67798"/>
    <w:rsid w:val="00C72305"/>
    <w:rsid w:val="00C75F33"/>
    <w:rsid w:val="00C766FF"/>
    <w:rsid w:val="00C92A5A"/>
    <w:rsid w:val="00CA0C28"/>
    <w:rsid w:val="00CA3351"/>
    <w:rsid w:val="00CB5725"/>
    <w:rsid w:val="00CC156B"/>
    <w:rsid w:val="00CC7760"/>
    <w:rsid w:val="00CD045E"/>
    <w:rsid w:val="00CD3221"/>
    <w:rsid w:val="00CE5A95"/>
    <w:rsid w:val="00CF5E4A"/>
    <w:rsid w:val="00D0231C"/>
    <w:rsid w:val="00D02917"/>
    <w:rsid w:val="00D03F43"/>
    <w:rsid w:val="00D05E19"/>
    <w:rsid w:val="00D100DF"/>
    <w:rsid w:val="00D148BF"/>
    <w:rsid w:val="00D24C59"/>
    <w:rsid w:val="00D260AE"/>
    <w:rsid w:val="00D30557"/>
    <w:rsid w:val="00D33AA9"/>
    <w:rsid w:val="00D35164"/>
    <w:rsid w:val="00D3554E"/>
    <w:rsid w:val="00D4000B"/>
    <w:rsid w:val="00D40A56"/>
    <w:rsid w:val="00D45F7A"/>
    <w:rsid w:val="00D52239"/>
    <w:rsid w:val="00D539D1"/>
    <w:rsid w:val="00D55609"/>
    <w:rsid w:val="00D56573"/>
    <w:rsid w:val="00D60E34"/>
    <w:rsid w:val="00D63177"/>
    <w:rsid w:val="00D65245"/>
    <w:rsid w:val="00D6645A"/>
    <w:rsid w:val="00D7394B"/>
    <w:rsid w:val="00D854D7"/>
    <w:rsid w:val="00D85B5E"/>
    <w:rsid w:val="00D85F4D"/>
    <w:rsid w:val="00D85FDE"/>
    <w:rsid w:val="00D90050"/>
    <w:rsid w:val="00DA38F5"/>
    <w:rsid w:val="00DA6569"/>
    <w:rsid w:val="00DB0EE7"/>
    <w:rsid w:val="00DB1884"/>
    <w:rsid w:val="00DB19DA"/>
    <w:rsid w:val="00DB1F83"/>
    <w:rsid w:val="00DC360C"/>
    <w:rsid w:val="00DC69FC"/>
    <w:rsid w:val="00DD06A6"/>
    <w:rsid w:val="00DD0D1D"/>
    <w:rsid w:val="00DD3CF4"/>
    <w:rsid w:val="00DD400A"/>
    <w:rsid w:val="00DD55CF"/>
    <w:rsid w:val="00DD7D34"/>
    <w:rsid w:val="00DD7E18"/>
    <w:rsid w:val="00DE095A"/>
    <w:rsid w:val="00DE2010"/>
    <w:rsid w:val="00DE68ED"/>
    <w:rsid w:val="00E0300F"/>
    <w:rsid w:val="00E03CF3"/>
    <w:rsid w:val="00E059B0"/>
    <w:rsid w:val="00E06BC3"/>
    <w:rsid w:val="00E21A43"/>
    <w:rsid w:val="00E23155"/>
    <w:rsid w:val="00E23C07"/>
    <w:rsid w:val="00E27349"/>
    <w:rsid w:val="00E2772E"/>
    <w:rsid w:val="00E30262"/>
    <w:rsid w:val="00E30C97"/>
    <w:rsid w:val="00E322A8"/>
    <w:rsid w:val="00E40AC7"/>
    <w:rsid w:val="00E443B0"/>
    <w:rsid w:val="00E44406"/>
    <w:rsid w:val="00E47348"/>
    <w:rsid w:val="00E5408A"/>
    <w:rsid w:val="00E602EE"/>
    <w:rsid w:val="00E60443"/>
    <w:rsid w:val="00E66A77"/>
    <w:rsid w:val="00E679B2"/>
    <w:rsid w:val="00E730D7"/>
    <w:rsid w:val="00E74FA7"/>
    <w:rsid w:val="00E76730"/>
    <w:rsid w:val="00E8121F"/>
    <w:rsid w:val="00E83E15"/>
    <w:rsid w:val="00E92722"/>
    <w:rsid w:val="00E929CC"/>
    <w:rsid w:val="00E93B25"/>
    <w:rsid w:val="00EA2C33"/>
    <w:rsid w:val="00EA6960"/>
    <w:rsid w:val="00EB15A3"/>
    <w:rsid w:val="00EB386B"/>
    <w:rsid w:val="00EB642F"/>
    <w:rsid w:val="00EB7BFD"/>
    <w:rsid w:val="00EC48B0"/>
    <w:rsid w:val="00EC775F"/>
    <w:rsid w:val="00ED2754"/>
    <w:rsid w:val="00EF0F17"/>
    <w:rsid w:val="00EF2152"/>
    <w:rsid w:val="00F01D60"/>
    <w:rsid w:val="00F0630F"/>
    <w:rsid w:val="00F1128D"/>
    <w:rsid w:val="00F17902"/>
    <w:rsid w:val="00F255CE"/>
    <w:rsid w:val="00F25BFA"/>
    <w:rsid w:val="00F275E2"/>
    <w:rsid w:val="00F322B3"/>
    <w:rsid w:val="00F43544"/>
    <w:rsid w:val="00F4384C"/>
    <w:rsid w:val="00F54B7E"/>
    <w:rsid w:val="00F677DA"/>
    <w:rsid w:val="00F67B12"/>
    <w:rsid w:val="00F74F79"/>
    <w:rsid w:val="00F818EB"/>
    <w:rsid w:val="00F8329F"/>
    <w:rsid w:val="00F83715"/>
    <w:rsid w:val="00F84744"/>
    <w:rsid w:val="00F96B8C"/>
    <w:rsid w:val="00FA3187"/>
    <w:rsid w:val="00FA6CFB"/>
    <w:rsid w:val="00FA7682"/>
    <w:rsid w:val="00FB1173"/>
    <w:rsid w:val="00FB67F3"/>
    <w:rsid w:val="00FC0EA8"/>
    <w:rsid w:val="00FC750D"/>
    <w:rsid w:val="00FE39A4"/>
    <w:rsid w:val="00FE547A"/>
    <w:rsid w:val="00FF164F"/>
    <w:rsid w:val="00FF5914"/>
    <w:rsid w:val="00FF76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2F8A6"/>
  <w15:chartTrackingRefBased/>
  <w15:docId w15:val="{5ACCADE6-DAD2-AC4C-9B87-60D150CA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F0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15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5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15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A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A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A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A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5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A4D"/>
    <w:rPr>
      <w:rFonts w:eastAsiaTheme="majorEastAsia" w:cstheme="majorBidi"/>
      <w:color w:val="272727" w:themeColor="text1" w:themeTint="D8"/>
    </w:rPr>
  </w:style>
  <w:style w:type="paragraph" w:styleId="Title">
    <w:name w:val="Title"/>
    <w:basedOn w:val="Normal"/>
    <w:next w:val="Normal"/>
    <w:link w:val="TitleChar"/>
    <w:uiPriority w:val="10"/>
    <w:qFormat/>
    <w:rsid w:val="00915A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A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A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5A4D"/>
    <w:rPr>
      <w:i/>
      <w:iCs/>
      <w:color w:val="404040" w:themeColor="text1" w:themeTint="BF"/>
    </w:rPr>
  </w:style>
  <w:style w:type="paragraph" w:styleId="ListParagraph">
    <w:name w:val="List Paragraph"/>
    <w:basedOn w:val="Normal"/>
    <w:uiPriority w:val="34"/>
    <w:qFormat/>
    <w:rsid w:val="00915A4D"/>
    <w:pPr>
      <w:ind w:left="720"/>
      <w:contextualSpacing/>
    </w:pPr>
  </w:style>
  <w:style w:type="character" w:styleId="IntenseEmphasis">
    <w:name w:val="Intense Emphasis"/>
    <w:basedOn w:val="DefaultParagraphFont"/>
    <w:uiPriority w:val="21"/>
    <w:qFormat/>
    <w:rsid w:val="00915A4D"/>
    <w:rPr>
      <w:i/>
      <w:iCs/>
      <w:color w:val="0F4761" w:themeColor="accent1" w:themeShade="BF"/>
    </w:rPr>
  </w:style>
  <w:style w:type="paragraph" w:styleId="IntenseQuote">
    <w:name w:val="Intense Quote"/>
    <w:basedOn w:val="Normal"/>
    <w:next w:val="Normal"/>
    <w:link w:val="IntenseQuoteChar"/>
    <w:uiPriority w:val="30"/>
    <w:qFormat/>
    <w:rsid w:val="00915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A4D"/>
    <w:rPr>
      <w:i/>
      <w:iCs/>
      <w:color w:val="0F4761" w:themeColor="accent1" w:themeShade="BF"/>
    </w:rPr>
  </w:style>
  <w:style w:type="character" w:styleId="IntenseReference">
    <w:name w:val="Intense Reference"/>
    <w:basedOn w:val="DefaultParagraphFont"/>
    <w:uiPriority w:val="32"/>
    <w:qFormat/>
    <w:rsid w:val="00915A4D"/>
    <w:rPr>
      <w:b/>
      <w:bCs/>
      <w:smallCaps/>
      <w:color w:val="0F4761" w:themeColor="accent1" w:themeShade="BF"/>
      <w:spacing w:val="5"/>
    </w:rPr>
  </w:style>
  <w:style w:type="paragraph" w:styleId="BodyText">
    <w:name w:val="Body Text"/>
    <w:basedOn w:val="Normal"/>
    <w:link w:val="BodyTextChar"/>
    <w:unhideWhenUsed/>
    <w:rsid w:val="00915A4D"/>
    <w:pPr>
      <w:spacing w:before="240" w:after="120"/>
    </w:pPr>
    <w:rPr>
      <w:rFonts w:ascii="Arial" w:hAnsi="Arial"/>
      <w:szCs w:val="20"/>
      <w:lang w:val="en-US" w:eastAsia="en-CA"/>
    </w:rPr>
  </w:style>
  <w:style w:type="character" w:customStyle="1" w:styleId="BodyTextChar">
    <w:name w:val="Body Text Char"/>
    <w:basedOn w:val="DefaultParagraphFont"/>
    <w:link w:val="BodyText"/>
    <w:rsid w:val="00915A4D"/>
    <w:rPr>
      <w:rFonts w:ascii="Arial" w:eastAsia="Times New Roman" w:hAnsi="Arial" w:cs="Times New Roman"/>
      <w:kern w:val="0"/>
      <w:szCs w:val="20"/>
      <w:lang w:val="en-US" w:eastAsia="en-CA"/>
      <w14:ligatures w14:val="none"/>
    </w:rPr>
  </w:style>
  <w:style w:type="paragraph" w:styleId="Header">
    <w:name w:val="header"/>
    <w:basedOn w:val="Normal"/>
    <w:link w:val="HeaderChar"/>
    <w:unhideWhenUsed/>
    <w:rsid w:val="00915A4D"/>
    <w:pPr>
      <w:tabs>
        <w:tab w:val="center" w:pos="4680"/>
        <w:tab w:val="right" w:pos="9360"/>
      </w:tabs>
      <w:spacing w:after="240"/>
    </w:pPr>
    <w:rPr>
      <w:rFonts w:ascii="Arial" w:hAnsi="Arial"/>
      <w:szCs w:val="20"/>
      <w:lang w:val="en-US" w:eastAsia="en-CA"/>
    </w:rPr>
  </w:style>
  <w:style w:type="character" w:customStyle="1" w:styleId="HeaderChar">
    <w:name w:val="Header Char"/>
    <w:basedOn w:val="DefaultParagraphFont"/>
    <w:link w:val="Header"/>
    <w:rsid w:val="00915A4D"/>
    <w:rPr>
      <w:rFonts w:ascii="Arial" w:eastAsia="Times New Roman" w:hAnsi="Arial" w:cs="Times New Roman"/>
      <w:kern w:val="0"/>
      <w:szCs w:val="20"/>
      <w:lang w:val="en-US" w:eastAsia="en-CA"/>
      <w14:ligatures w14:val="none"/>
    </w:rPr>
  </w:style>
  <w:style w:type="paragraph" w:styleId="Footer">
    <w:name w:val="footer"/>
    <w:basedOn w:val="Normal"/>
    <w:link w:val="FooterChar"/>
    <w:unhideWhenUsed/>
    <w:rsid w:val="00915A4D"/>
    <w:pPr>
      <w:tabs>
        <w:tab w:val="center" w:pos="4680"/>
        <w:tab w:val="right" w:pos="9360"/>
      </w:tabs>
      <w:spacing w:after="240"/>
    </w:pPr>
    <w:rPr>
      <w:rFonts w:ascii="Arial" w:hAnsi="Arial"/>
      <w:szCs w:val="20"/>
      <w:lang w:val="en-US" w:eastAsia="en-CA"/>
    </w:rPr>
  </w:style>
  <w:style w:type="character" w:customStyle="1" w:styleId="FooterChar">
    <w:name w:val="Footer Char"/>
    <w:basedOn w:val="DefaultParagraphFont"/>
    <w:link w:val="Footer"/>
    <w:rsid w:val="00915A4D"/>
    <w:rPr>
      <w:rFonts w:ascii="Arial" w:eastAsia="Times New Roman" w:hAnsi="Arial" w:cs="Times New Roman"/>
      <w:kern w:val="0"/>
      <w:szCs w:val="20"/>
      <w:lang w:val="en-US" w:eastAsia="en-CA"/>
      <w14:ligatures w14:val="none"/>
    </w:rPr>
  </w:style>
  <w:style w:type="table" w:styleId="TableGrid">
    <w:name w:val="Table Grid"/>
    <w:basedOn w:val="TableNormal"/>
    <w:uiPriority w:val="59"/>
    <w:rsid w:val="00915A4D"/>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915A4D"/>
    <w:pPr>
      <w:spacing w:before="120" w:after="120"/>
    </w:pPr>
    <w:rPr>
      <w:rFonts w:ascii="Arial" w:hAnsi="Arial"/>
      <w:b/>
      <w:iCs/>
      <w:sz w:val="20"/>
      <w:szCs w:val="18"/>
      <w:lang w:val="en-US" w:eastAsia="en-CA"/>
    </w:rPr>
  </w:style>
  <w:style w:type="character" w:styleId="Emphasis">
    <w:name w:val="Emphasis"/>
    <w:basedOn w:val="DefaultParagraphFont"/>
    <w:uiPriority w:val="20"/>
    <w:qFormat/>
    <w:rsid w:val="00915A4D"/>
    <w:rPr>
      <w:i/>
      <w:iCs/>
    </w:rPr>
  </w:style>
  <w:style w:type="paragraph" w:styleId="NormalWeb">
    <w:name w:val="Normal (Web)"/>
    <w:basedOn w:val="Normal"/>
    <w:uiPriority w:val="99"/>
    <w:unhideWhenUsed/>
    <w:rsid w:val="00915A4D"/>
    <w:pPr>
      <w:spacing w:before="240" w:after="240"/>
    </w:pPr>
    <w:rPr>
      <w:lang w:val="en-US" w:eastAsia="en-CA"/>
    </w:rPr>
  </w:style>
  <w:style w:type="character" w:customStyle="1" w:styleId="normaltextrun">
    <w:name w:val="normaltextrun"/>
    <w:basedOn w:val="DefaultParagraphFont"/>
    <w:rsid w:val="00915A4D"/>
  </w:style>
  <w:style w:type="paragraph" w:customStyle="1" w:styleId="paragraph">
    <w:name w:val="paragraph"/>
    <w:basedOn w:val="Normal"/>
    <w:rsid w:val="00915A4D"/>
    <w:pPr>
      <w:spacing w:before="100" w:beforeAutospacing="1" w:after="100" w:afterAutospacing="1"/>
    </w:pPr>
  </w:style>
  <w:style w:type="character" w:customStyle="1" w:styleId="scxw167752562">
    <w:name w:val="scxw167752562"/>
    <w:basedOn w:val="DefaultParagraphFont"/>
    <w:rsid w:val="00915A4D"/>
  </w:style>
  <w:style w:type="character" w:styleId="Hyperlink">
    <w:name w:val="Hyperlink"/>
    <w:basedOn w:val="DefaultParagraphFont"/>
    <w:uiPriority w:val="99"/>
    <w:unhideWhenUsed/>
    <w:rsid w:val="003B0052"/>
    <w:rPr>
      <w:color w:val="467886" w:themeColor="hyperlink"/>
      <w:u w:val="single"/>
    </w:rPr>
  </w:style>
  <w:style w:type="paragraph" w:customStyle="1" w:styleId="Paragraph0">
    <w:name w:val="Paragraph"/>
    <w:basedOn w:val="Normal"/>
    <w:rsid w:val="003B0052"/>
    <w:pPr>
      <w:spacing w:before="120"/>
      <w:ind w:firstLine="720"/>
    </w:pPr>
    <w:rPr>
      <w:lang w:val="en-US"/>
    </w:rPr>
  </w:style>
  <w:style w:type="character" w:styleId="LineNumber">
    <w:name w:val="line number"/>
    <w:basedOn w:val="DefaultParagraphFont"/>
    <w:uiPriority w:val="99"/>
    <w:semiHidden/>
    <w:unhideWhenUsed/>
    <w:rsid w:val="001F7AB5"/>
  </w:style>
  <w:style w:type="character" w:customStyle="1" w:styleId="dtet0b">
    <w:name w:val="dtet0b"/>
    <w:basedOn w:val="DefaultParagraphFont"/>
    <w:rsid w:val="00C52881"/>
  </w:style>
  <w:style w:type="character" w:styleId="Strong">
    <w:name w:val="Strong"/>
    <w:basedOn w:val="DefaultParagraphFont"/>
    <w:uiPriority w:val="22"/>
    <w:qFormat/>
    <w:rsid w:val="00337D2A"/>
    <w:rPr>
      <w:b/>
      <w:bCs/>
    </w:rPr>
  </w:style>
  <w:style w:type="character" w:styleId="HTMLCode">
    <w:name w:val="HTML Code"/>
    <w:basedOn w:val="DefaultParagraphFont"/>
    <w:uiPriority w:val="99"/>
    <w:semiHidden/>
    <w:unhideWhenUsed/>
    <w:rsid w:val="00B23F05"/>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D03F43"/>
    <w:rPr>
      <w:sz w:val="16"/>
      <w:szCs w:val="16"/>
    </w:rPr>
  </w:style>
  <w:style w:type="paragraph" w:styleId="CommentText">
    <w:name w:val="annotation text"/>
    <w:basedOn w:val="Normal"/>
    <w:link w:val="CommentTextChar"/>
    <w:uiPriority w:val="99"/>
    <w:unhideWhenUsed/>
    <w:rsid w:val="00D03F43"/>
    <w:rPr>
      <w:sz w:val="20"/>
      <w:szCs w:val="20"/>
    </w:rPr>
  </w:style>
  <w:style w:type="character" w:customStyle="1" w:styleId="CommentTextChar">
    <w:name w:val="Comment Text Char"/>
    <w:basedOn w:val="DefaultParagraphFont"/>
    <w:link w:val="CommentText"/>
    <w:uiPriority w:val="99"/>
    <w:rsid w:val="00D03F4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03F43"/>
    <w:rPr>
      <w:b/>
      <w:bCs/>
    </w:rPr>
  </w:style>
  <w:style w:type="character" w:customStyle="1" w:styleId="CommentSubjectChar">
    <w:name w:val="Comment Subject Char"/>
    <w:basedOn w:val="CommentTextChar"/>
    <w:link w:val="CommentSubject"/>
    <w:uiPriority w:val="99"/>
    <w:semiHidden/>
    <w:rsid w:val="00D03F43"/>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916514"/>
    <w:pPr>
      <w:spacing w:after="240"/>
      <w:ind w:left="720" w:hanging="720"/>
    </w:pPr>
  </w:style>
  <w:style w:type="paragraph" w:styleId="Revision">
    <w:name w:val="Revision"/>
    <w:hidden/>
    <w:uiPriority w:val="99"/>
    <w:semiHidden/>
    <w:rsid w:val="00584110"/>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38182">
      <w:bodyDiv w:val="1"/>
      <w:marLeft w:val="0"/>
      <w:marRight w:val="0"/>
      <w:marTop w:val="0"/>
      <w:marBottom w:val="0"/>
      <w:divBdr>
        <w:top w:val="none" w:sz="0" w:space="0" w:color="auto"/>
        <w:left w:val="none" w:sz="0" w:space="0" w:color="auto"/>
        <w:bottom w:val="none" w:sz="0" w:space="0" w:color="auto"/>
        <w:right w:val="none" w:sz="0" w:space="0" w:color="auto"/>
      </w:divBdr>
    </w:div>
    <w:div w:id="273484893">
      <w:bodyDiv w:val="1"/>
      <w:marLeft w:val="0"/>
      <w:marRight w:val="0"/>
      <w:marTop w:val="0"/>
      <w:marBottom w:val="0"/>
      <w:divBdr>
        <w:top w:val="none" w:sz="0" w:space="0" w:color="auto"/>
        <w:left w:val="none" w:sz="0" w:space="0" w:color="auto"/>
        <w:bottom w:val="none" w:sz="0" w:space="0" w:color="auto"/>
        <w:right w:val="none" w:sz="0" w:space="0" w:color="auto"/>
      </w:divBdr>
    </w:div>
    <w:div w:id="354694653">
      <w:bodyDiv w:val="1"/>
      <w:marLeft w:val="0"/>
      <w:marRight w:val="0"/>
      <w:marTop w:val="0"/>
      <w:marBottom w:val="0"/>
      <w:divBdr>
        <w:top w:val="none" w:sz="0" w:space="0" w:color="auto"/>
        <w:left w:val="none" w:sz="0" w:space="0" w:color="auto"/>
        <w:bottom w:val="none" w:sz="0" w:space="0" w:color="auto"/>
        <w:right w:val="none" w:sz="0" w:space="0" w:color="auto"/>
      </w:divBdr>
    </w:div>
    <w:div w:id="376398892">
      <w:bodyDiv w:val="1"/>
      <w:marLeft w:val="0"/>
      <w:marRight w:val="0"/>
      <w:marTop w:val="0"/>
      <w:marBottom w:val="0"/>
      <w:divBdr>
        <w:top w:val="none" w:sz="0" w:space="0" w:color="auto"/>
        <w:left w:val="none" w:sz="0" w:space="0" w:color="auto"/>
        <w:bottom w:val="none" w:sz="0" w:space="0" w:color="auto"/>
        <w:right w:val="none" w:sz="0" w:space="0" w:color="auto"/>
      </w:divBdr>
    </w:div>
    <w:div w:id="392314362">
      <w:bodyDiv w:val="1"/>
      <w:marLeft w:val="0"/>
      <w:marRight w:val="0"/>
      <w:marTop w:val="0"/>
      <w:marBottom w:val="0"/>
      <w:divBdr>
        <w:top w:val="none" w:sz="0" w:space="0" w:color="auto"/>
        <w:left w:val="none" w:sz="0" w:space="0" w:color="auto"/>
        <w:bottom w:val="none" w:sz="0" w:space="0" w:color="auto"/>
        <w:right w:val="none" w:sz="0" w:space="0" w:color="auto"/>
      </w:divBdr>
    </w:div>
    <w:div w:id="499006296">
      <w:bodyDiv w:val="1"/>
      <w:marLeft w:val="0"/>
      <w:marRight w:val="0"/>
      <w:marTop w:val="0"/>
      <w:marBottom w:val="0"/>
      <w:divBdr>
        <w:top w:val="none" w:sz="0" w:space="0" w:color="auto"/>
        <w:left w:val="none" w:sz="0" w:space="0" w:color="auto"/>
        <w:bottom w:val="none" w:sz="0" w:space="0" w:color="auto"/>
        <w:right w:val="none" w:sz="0" w:space="0" w:color="auto"/>
      </w:divBdr>
    </w:div>
    <w:div w:id="539056565">
      <w:bodyDiv w:val="1"/>
      <w:marLeft w:val="0"/>
      <w:marRight w:val="0"/>
      <w:marTop w:val="0"/>
      <w:marBottom w:val="0"/>
      <w:divBdr>
        <w:top w:val="none" w:sz="0" w:space="0" w:color="auto"/>
        <w:left w:val="none" w:sz="0" w:space="0" w:color="auto"/>
        <w:bottom w:val="none" w:sz="0" w:space="0" w:color="auto"/>
        <w:right w:val="none" w:sz="0" w:space="0" w:color="auto"/>
      </w:divBdr>
      <w:divsChild>
        <w:div w:id="1907648234">
          <w:marLeft w:val="0"/>
          <w:marRight w:val="0"/>
          <w:marTop w:val="0"/>
          <w:marBottom w:val="0"/>
          <w:divBdr>
            <w:top w:val="none" w:sz="0" w:space="0" w:color="auto"/>
            <w:left w:val="none" w:sz="0" w:space="0" w:color="auto"/>
            <w:bottom w:val="none" w:sz="0" w:space="0" w:color="auto"/>
            <w:right w:val="none" w:sz="0" w:space="0" w:color="auto"/>
          </w:divBdr>
          <w:divsChild>
            <w:div w:id="64188280">
              <w:marLeft w:val="0"/>
              <w:marRight w:val="0"/>
              <w:marTop w:val="0"/>
              <w:marBottom w:val="0"/>
              <w:divBdr>
                <w:top w:val="none" w:sz="0" w:space="0" w:color="auto"/>
                <w:left w:val="none" w:sz="0" w:space="0" w:color="auto"/>
                <w:bottom w:val="none" w:sz="0" w:space="0" w:color="auto"/>
                <w:right w:val="none" w:sz="0" w:space="0" w:color="auto"/>
              </w:divBdr>
              <w:divsChild>
                <w:div w:id="1163815623">
                  <w:marLeft w:val="0"/>
                  <w:marRight w:val="0"/>
                  <w:marTop w:val="0"/>
                  <w:marBottom w:val="0"/>
                  <w:divBdr>
                    <w:top w:val="none" w:sz="0" w:space="0" w:color="auto"/>
                    <w:left w:val="none" w:sz="0" w:space="0" w:color="auto"/>
                    <w:bottom w:val="none" w:sz="0" w:space="0" w:color="auto"/>
                    <w:right w:val="none" w:sz="0" w:space="0" w:color="auto"/>
                  </w:divBdr>
                  <w:divsChild>
                    <w:div w:id="1702512723">
                      <w:marLeft w:val="0"/>
                      <w:marRight w:val="0"/>
                      <w:marTop w:val="0"/>
                      <w:marBottom w:val="0"/>
                      <w:divBdr>
                        <w:top w:val="none" w:sz="0" w:space="0" w:color="auto"/>
                        <w:left w:val="none" w:sz="0" w:space="0" w:color="auto"/>
                        <w:bottom w:val="none" w:sz="0" w:space="0" w:color="auto"/>
                        <w:right w:val="none" w:sz="0" w:space="0" w:color="auto"/>
                      </w:divBdr>
                      <w:divsChild>
                        <w:div w:id="16291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14172">
          <w:marLeft w:val="0"/>
          <w:marRight w:val="0"/>
          <w:marTop w:val="0"/>
          <w:marBottom w:val="0"/>
          <w:divBdr>
            <w:top w:val="none" w:sz="0" w:space="0" w:color="auto"/>
            <w:left w:val="none" w:sz="0" w:space="0" w:color="auto"/>
            <w:bottom w:val="none" w:sz="0" w:space="0" w:color="auto"/>
            <w:right w:val="none" w:sz="0" w:space="0" w:color="auto"/>
          </w:divBdr>
          <w:divsChild>
            <w:div w:id="314989631">
              <w:marLeft w:val="0"/>
              <w:marRight w:val="0"/>
              <w:marTop w:val="0"/>
              <w:marBottom w:val="0"/>
              <w:divBdr>
                <w:top w:val="none" w:sz="0" w:space="0" w:color="auto"/>
                <w:left w:val="none" w:sz="0" w:space="0" w:color="auto"/>
                <w:bottom w:val="none" w:sz="0" w:space="0" w:color="auto"/>
                <w:right w:val="none" w:sz="0" w:space="0" w:color="auto"/>
              </w:divBdr>
              <w:divsChild>
                <w:div w:id="256407180">
                  <w:marLeft w:val="0"/>
                  <w:marRight w:val="0"/>
                  <w:marTop w:val="0"/>
                  <w:marBottom w:val="0"/>
                  <w:divBdr>
                    <w:top w:val="none" w:sz="0" w:space="0" w:color="auto"/>
                    <w:left w:val="none" w:sz="0" w:space="0" w:color="auto"/>
                    <w:bottom w:val="none" w:sz="0" w:space="0" w:color="auto"/>
                    <w:right w:val="none" w:sz="0" w:space="0" w:color="auto"/>
                  </w:divBdr>
                  <w:divsChild>
                    <w:div w:id="1672485273">
                      <w:marLeft w:val="0"/>
                      <w:marRight w:val="0"/>
                      <w:marTop w:val="0"/>
                      <w:marBottom w:val="0"/>
                      <w:divBdr>
                        <w:top w:val="none" w:sz="0" w:space="0" w:color="auto"/>
                        <w:left w:val="none" w:sz="0" w:space="0" w:color="auto"/>
                        <w:bottom w:val="none" w:sz="0" w:space="0" w:color="auto"/>
                        <w:right w:val="none" w:sz="0" w:space="0" w:color="auto"/>
                      </w:divBdr>
                      <w:divsChild>
                        <w:div w:id="89929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709506">
      <w:bodyDiv w:val="1"/>
      <w:marLeft w:val="0"/>
      <w:marRight w:val="0"/>
      <w:marTop w:val="0"/>
      <w:marBottom w:val="0"/>
      <w:divBdr>
        <w:top w:val="none" w:sz="0" w:space="0" w:color="auto"/>
        <w:left w:val="none" w:sz="0" w:space="0" w:color="auto"/>
        <w:bottom w:val="none" w:sz="0" w:space="0" w:color="auto"/>
        <w:right w:val="none" w:sz="0" w:space="0" w:color="auto"/>
      </w:divBdr>
    </w:div>
    <w:div w:id="827749767">
      <w:bodyDiv w:val="1"/>
      <w:marLeft w:val="0"/>
      <w:marRight w:val="0"/>
      <w:marTop w:val="0"/>
      <w:marBottom w:val="0"/>
      <w:divBdr>
        <w:top w:val="none" w:sz="0" w:space="0" w:color="auto"/>
        <w:left w:val="none" w:sz="0" w:space="0" w:color="auto"/>
        <w:bottom w:val="none" w:sz="0" w:space="0" w:color="auto"/>
        <w:right w:val="none" w:sz="0" w:space="0" w:color="auto"/>
      </w:divBdr>
    </w:div>
    <w:div w:id="873033242">
      <w:bodyDiv w:val="1"/>
      <w:marLeft w:val="0"/>
      <w:marRight w:val="0"/>
      <w:marTop w:val="0"/>
      <w:marBottom w:val="0"/>
      <w:divBdr>
        <w:top w:val="none" w:sz="0" w:space="0" w:color="auto"/>
        <w:left w:val="none" w:sz="0" w:space="0" w:color="auto"/>
        <w:bottom w:val="none" w:sz="0" w:space="0" w:color="auto"/>
        <w:right w:val="none" w:sz="0" w:space="0" w:color="auto"/>
      </w:divBdr>
    </w:div>
    <w:div w:id="873925807">
      <w:bodyDiv w:val="1"/>
      <w:marLeft w:val="0"/>
      <w:marRight w:val="0"/>
      <w:marTop w:val="0"/>
      <w:marBottom w:val="0"/>
      <w:divBdr>
        <w:top w:val="none" w:sz="0" w:space="0" w:color="auto"/>
        <w:left w:val="none" w:sz="0" w:space="0" w:color="auto"/>
        <w:bottom w:val="none" w:sz="0" w:space="0" w:color="auto"/>
        <w:right w:val="none" w:sz="0" w:space="0" w:color="auto"/>
      </w:divBdr>
    </w:div>
    <w:div w:id="1060329135">
      <w:bodyDiv w:val="1"/>
      <w:marLeft w:val="0"/>
      <w:marRight w:val="0"/>
      <w:marTop w:val="0"/>
      <w:marBottom w:val="0"/>
      <w:divBdr>
        <w:top w:val="none" w:sz="0" w:space="0" w:color="auto"/>
        <w:left w:val="none" w:sz="0" w:space="0" w:color="auto"/>
        <w:bottom w:val="none" w:sz="0" w:space="0" w:color="auto"/>
        <w:right w:val="none" w:sz="0" w:space="0" w:color="auto"/>
      </w:divBdr>
    </w:div>
    <w:div w:id="1129590774">
      <w:bodyDiv w:val="1"/>
      <w:marLeft w:val="0"/>
      <w:marRight w:val="0"/>
      <w:marTop w:val="0"/>
      <w:marBottom w:val="0"/>
      <w:divBdr>
        <w:top w:val="none" w:sz="0" w:space="0" w:color="auto"/>
        <w:left w:val="none" w:sz="0" w:space="0" w:color="auto"/>
        <w:bottom w:val="none" w:sz="0" w:space="0" w:color="auto"/>
        <w:right w:val="none" w:sz="0" w:space="0" w:color="auto"/>
      </w:divBdr>
    </w:div>
    <w:div w:id="1138038698">
      <w:bodyDiv w:val="1"/>
      <w:marLeft w:val="0"/>
      <w:marRight w:val="0"/>
      <w:marTop w:val="0"/>
      <w:marBottom w:val="0"/>
      <w:divBdr>
        <w:top w:val="none" w:sz="0" w:space="0" w:color="auto"/>
        <w:left w:val="none" w:sz="0" w:space="0" w:color="auto"/>
        <w:bottom w:val="none" w:sz="0" w:space="0" w:color="auto"/>
        <w:right w:val="none" w:sz="0" w:space="0" w:color="auto"/>
      </w:divBdr>
    </w:div>
    <w:div w:id="1151018771">
      <w:bodyDiv w:val="1"/>
      <w:marLeft w:val="0"/>
      <w:marRight w:val="0"/>
      <w:marTop w:val="0"/>
      <w:marBottom w:val="0"/>
      <w:divBdr>
        <w:top w:val="none" w:sz="0" w:space="0" w:color="auto"/>
        <w:left w:val="none" w:sz="0" w:space="0" w:color="auto"/>
        <w:bottom w:val="none" w:sz="0" w:space="0" w:color="auto"/>
        <w:right w:val="none" w:sz="0" w:space="0" w:color="auto"/>
      </w:divBdr>
    </w:div>
    <w:div w:id="1155340877">
      <w:bodyDiv w:val="1"/>
      <w:marLeft w:val="0"/>
      <w:marRight w:val="0"/>
      <w:marTop w:val="0"/>
      <w:marBottom w:val="0"/>
      <w:divBdr>
        <w:top w:val="none" w:sz="0" w:space="0" w:color="auto"/>
        <w:left w:val="none" w:sz="0" w:space="0" w:color="auto"/>
        <w:bottom w:val="none" w:sz="0" w:space="0" w:color="auto"/>
        <w:right w:val="none" w:sz="0" w:space="0" w:color="auto"/>
      </w:divBdr>
    </w:div>
    <w:div w:id="1275988393">
      <w:bodyDiv w:val="1"/>
      <w:marLeft w:val="0"/>
      <w:marRight w:val="0"/>
      <w:marTop w:val="0"/>
      <w:marBottom w:val="0"/>
      <w:divBdr>
        <w:top w:val="none" w:sz="0" w:space="0" w:color="auto"/>
        <w:left w:val="none" w:sz="0" w:space="0" w:color="auto"/>
        <w:bottom w:val="none" w:sz="0" w:space="0" w:color="auto"/>
        <w:right w:val="none" w:sz="0" w:space="0" w:color="auto"/>
      </w:divBdr>
    </w:div>
    <w:div w:id="1288782891">
      <w:bodyDiv w:val="1"/>
      <w:marLeft w:val="0"/>
      <w:marRight w:val="0"/>
      <w:marTop w:val="0"/>
      <w:marBottom w:val="0"/>
      <w:divBdr>
        <w:top w:val="none" w:sz="0" w:space="0" w:color="auto"/>
        <w:left w:val="none" w:sz="0" w:space="0" w:color="auto"/>
        <w:bottom w:val="none" w:sz="0" w:space="0" w:color="auto"/>
        <w:right w:val="none" w:sz="0" w:space="0" w:color="auto"/>
      </w:divBdr>
    </w:div>
    <w:div w:id="1329015617">
      <w:bodyDiv w:val="1"/>
      <w:marLeft w:val="0"/>
      <w:marRight w:val="0"/>
      <w:marTop w:val="0"/>
      <w:marBottom w:val="0"/>
      <w:divBdr>
        <w:top w:val="none" w:sz="0" w:space="0" w:color="auto"/>
        <w:left w:val="none" w:sz="0" w:space="0" w:color="auto"/>
        <w:bottom w:val="none" w:sz="0" w:space="0" w:color="auto"/>
        <w:right w:val="none" w:sz="0" w:space="0" w:color="auto"/>
      </w:divBdr>
    </w:div>
    <w:div w:id="1365593226">
      <w:bodyDiv w:val="1"/>
      <w:marLeft w:val="0"/>
      <w:marRight w:val="0"/>
      <w:marTop w:val="0"/>
      <w:marBottom w:val="0"/>
      <w:divBdr>
        <w:top w:val="none" w:sz="0" w:space="0" w:color="auto"/>
        <w:left w:val="none" w:sz="0" w:space="0" w:color="auto"/>
        <w:bottom w:val="none" w:sz="0" w:space="0" w:color="auto"/>
        <w:right w:val="none" w:sz="0" w:space="0" w:color="auto"/>
      </w:divBdr>
    </w:div>
    <w:div w:id="1384597397">
      <w:bodyDiv w:val="1"/>
      <w:marLeft w:val="0"/>
      <w:marRight w:val="0"/>
      <w:marTop w:val="0"/>
      <w:marBottom w:val="0"/>
      <w:divBdr>
        <w:top w:val="none" w:sz="0" w:space="0" w:color="auto"/>
        <w:left w:val="none" w:sz="0" w:space="0" w:color="auto"/>
        <w:bottom w:val="none" w:sz="0" w:space="0" w:color="auto"/>
        <w:right w:val="none" w:sz="0" w:space="0" w:color="auto"/>
      </w:divBdr>
    </w:div>
    <w:div w:id="1449861512">
      <w:bodyDiv w:val="1"/>
      <w:marLeft w:val="0"/>
      <w:marRight w:val="0"/>
      <w:marTop w:val="0"/>
      <w:marBottom w:val="0"/>
      <w:divBdr>
        <w:top w:val="none" w:sz="0" w:space="0" w:color="auto"/>
        <w:left w:val="none" w:sz="0" w:space="0" w:color="auto"/>
        <w:bottom w:val="none" w:sz="0" w:space="0" w:color="auto"/>
        <w:right w:val="none" w:sz="0" w:space="0" w:color="auto"/>
      </w:divBdr>
    </w:div>
    <w:div w:id="1479371842">
      <w:bodyDiv w:val="1"/>
      <w:marLeft w:val="0"/>
      <w:marRight w:val="0"/>
      <w:marTop w:val="0"/>
      <w:marBottom w:val="0"/>
      <w:divBdr>
        <w:top w:val="none" w:sz="0" w:space="0" w:color="auto"/>
        <w:left w:val="none" w:sz="0" w:space="0" w:color="auto"/>
        <w:bottom w:val="none" w:sz="0" w:space="0" w:color="auto"/>
        <w:right w:val="none" w:sz="0" w:space="0" w:color="auto"/>
      </w:divBdr>
    </w:div>
    <w:div w:id="1506047214">
      <w:bodyDiv w:val="1"/>
      <w:marLeft w:val="0"/>
      <w:marRight w:val="0"/>
      <w:marTop w:val="0"/>
      <w:marBottom w:val="0"/>
      <w:divBdr>
        <w:top w:val="none" w:sz="0" w:space="0" w:color="auto"/>
        <w:left w:val="none" w:sz="0" w:space="0" w:color="auto"/>
        <w:bottom w:val="none" w:sz="0" w:space="0" w:color="auto"/>
        <w:right w:val="none" w:sz="0" w:space="0" w:color="auto"/>
      </w:divBdr>
      <w:divsChild>
        <w:div w:id="1973828121">
          <w:marLeft w:val="0"/>
          <w:marRight w:val="0"/>
          <w:marTop w:val="0"/>
          <w:marBottom w:val="0"/>
          <w:divBdr>
            <w:top w:val="none" w:sz="0" w:space="0" w:color="auto"/>
            <w:left w:val="none" w:sz="0" w:space="0" w:color="auto"/>
            <w:bottom w:val="none" w:sz="0" w:space="0" w:color="auto"/>
            <w:right w:val="none" w:sz="0" w:space="0" w:color="auto"/>
          </w:divBdr>
          <w:divsChild>
            <w:div w:id="13468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06241">
      <w:bodyDiv w:val="1"/>
      <w:marLeft w:val="0"/>
      <w:marRight w:val="0"/>
      <w:marTop w:val="0"/>
      <w:marBottom w:val="0"/>
      <w:divBdr>
        <w:top w:val="none" w:sz="0" w:space="0" w:color="auto"/>
        <w:left w:val="none" w:sz="0" w:space="0" w:color="auto"/>
        <w:bottom w:val="none" w:sz="0" w:space="0" w:color="auto"/>
        <w:right w:val="none" w:sz="0" w:space="0" w:color="auto"/>
      </w:divBdr>
    </w:div>
    <w:div w:id="1665553213">
      <w:bodyDiv w:val="1"/>
      <w:marLeft w:val="0"/>
      <w:marRight w:val="0"/>
      <w:marTop w:val="0"/>
      <w:marBottom w:val="0"/>
      <w:divBdr>
        <w:top w:val="none" w:sz="0" w:space="0" w:color="auto"/>
        <w:left w:val="none" w:sz="0" w:space="0" w:color="auto"/>
        <w:bottom w:val="none" w:sz="0" w:space="0" w:color="auto"/>
        <w:right w:val="none" w:sz="0" w:space="0" w:color="auto"/>
      </w:divBdr>
    </w:div>
    <w:div w:id="1697198130">
      <w:bodyDiv w:val="1"/>
      <w:marLeft w:val="0"/>
      <w:marRight w:val="0"/>
      <w:marTop w:val="0"/>
      <w:marBottom w:val="0"/>
      <w:divBdr>
        <w:top w:val="none" w:sz="0" w:space="0" w:color="auto"/>
        <w:left w:val="none" w:sz="0" w:space="0" w:color="auto"/>
        <w:bottom w:val="none" w:sz="0" w:space="0" w:color="auto"/>
        <w:right w:val="none" w:sz="0" w:space="0" w:color="auto"/>
      </w:divBdr>
    </w:div>
    <w:div w:id="1750805513">
      <w:bodyDiv w:val="1"/>
      <w:marLeft w:val="0"/>
      <w:marRight w:val="0"/>
      <w:marTop w:val="0"/>
      <w:marBottom w:val="0"/>
      <w:divBdr>
        <w:top w:val="none" w:sz="0" w:space="0" w:color="auto"/>
        <w:left w:val="none" w:sz="0" w:space="0" w:color="auto"/>
        <w:bottom w:val="none" w:sz="0" w:space="0" w:color="auto"/>
        <w:right w:val="none" w:sz="0" w:space="0" w:color="auto"/>
      </w:divBdr>
      <w:divsChild>
        <w:div w:id="2140293441">
          <w:marLeft w:val="0"/>
          <w:marRight w:val="0"/>
          <w:marTop w:val="0"/>
          <w:marBottom w:val="0"/>
          <w:divBdr>
            <w:top w:val="none" w:sz="0" w:space="0" w:color="auto"/>
            <w:left w:val="none" w:sz="0" w:space="0" w:color="auto"/>
            <w:bottom w:val="none" w:sz="0" w:space="0" w:color="auto"/>
            <w:right w:val="none" w:sz="0" w:space="0" w:color="auto"/>
          </w:divBdr>
          <w:divsChild>
            <w:div w:id="12112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94576">
      <w:bodyDiv w:val="1"/>
      <w:marLeft w:val="0"/>
      <w:marRight w:val="0"/>
      <w:marTop w:val="0"/>
      <w:marBottom w:val="0"/>
      <w:divBdr>
        <w:top w:val="none" w:sz="0" w:space="0" w:color="auto"/>
        <w:left w:val="none" w:sz="0" w:space="0" w:color="auto"/>
        <w:bottom w:val="none" w:sz="0" w:space="0" w:color="auto"/>
        <w:right w:val="none" w:sz="0" w:space="0" w:color="auto"/>
      </w:divBdr>
    </w:div>
    <w:div w:id="1826313261">
      <w:bodyDiv w:val="1"/>
      <w:marLeft w:val="0"/>
      <w:marRight w:val="0"/>
      <w:marTop w:val="0"/>
      <w:marBottom w:val="0"/>
      <w:divBdr>
        <w:top w:val="none" w:sz="0" w:space="0" w:color="auto"/>
        <w:left w:val="none" w:sz="0" w:space="0" w:color="auto"/>
        <w:bottom w:val="none" w:sz="0" w:space="0" w:color="auto"/>
        <w:right w:val="none" w:sz="0" w:space="0" w:color="auto"/>
      </w:divBdr>
    </w:div>
    <w:div w:id="1839805933">
      <w:bodyDiv w:val="1"/>
      <w:marLeft w:val="0"/>
      <w:marRight w:val="0"/>
      <w:marTop w:val="0"/>
      <w:marBottom w:val="0"/>
      <w:divBdr>
        <w:top w:val="none" w:sz="0" w:space="0" w:color="auto"/>
        <w:left w:val="none" w:sz="0" w:space="0" w:color="auto"/>
        <w:bottom w:val="none" w:sz="0" w:space="0" w:color="auto"/>
        <w:right w:val="none" w:sz="0" w:space="0" w:color="auto"/>
      </w:divBdr>
    </w:div>
    <w:div w:id="1905604851">
      <w:bodyDiv w:val="1"/>
      <w:marLeft w:val="0"/>
      <w:marRight w:val="0"/>
      <w:marTop w:val="0"/>
      <w:marBottom w:val="0"/>
      <w:divBdr>
        <w:top w:val="none" w:sz="0" w:space="0" w:color="auto"/>
        <w:left w:val="none" w:sz="0" w:space="0" w:color="auto"/>
        <w:bottom w:val="none" w:sz="0" w:space="0" w:color="auto"/>
        <w:right w:val="none" w:sz="0" w:space="0" w:color="auto"/>
      </w:divBdr>
    </w:div>
    <w:div w:id="1930119027">
      <w:bodyDiv w:val="1"/>
      <w:marLeft w:val="0"/>
      <w:marRight w:val="0"/>
      <w:marTop w:val="0"/>
      <w:marBottom w:val="0"/>
      <w:divBdr>
        <w:top w:val="none" w:sz="0" w:space="0" w:color="auto"/>
        <w:left w:val="none" w:sz="0" w:space="0" w:color="auto"/>
        <w:bottom w:val="none" w:sz="0" w:space="0" w:color="auto"/>
        <w:right w:val="none" w:sz="0" w:space="0" w:color="auto"/>
      </w:divBdr>
      <w:divsChild>
        <w:div w:id="1492215354">
          <w:marLeft w:val="0"/>
          <w:marRight w:val="0"/>
          <w:marTop w:val="0"/>
          <w:marBottom w:val="0"/>
          <w:divBdr>
            <w:top w:val="none" w:sz="0" w:space="0" w:color="auto"/>
            <w:left w:val="none" w:sz="0" w:space="0" w:color="auto"/>
            <w:bottom w:val="none" w:sz="0" w:space="0" w:color="auto"/>
            <w:right w:val="none" w:sz="0" w:space="0" w:color="auto"/>
          </w:divBdr>
          <w:divsChild>
            <w:div w:id="1874415010">
              <w:marLeft w:val="0"/>
              <w:marRight w:val="0"/>
              <w:marTop w:val="0"/>
              <w:marBottom w:val="0"/>
              <w:divBdr>
                <w:top w:val="none" w:sz="0" w:space="0" w:color="auto"/>
                <w:left w:val="none" w:sz="0" w:space="0" w:color="auto"/>
                <w:bottom w:val="none" w:sz="0" w:space="0" w:color="auto"/>
                <w:right w:val="none" w:sz="0" w:space="0" w:color="auto"/>
              </w:divBdr>
              <w:divsChild>
                <w:div w:id="90129079">
                  <w:marLeft w:val="0"/>
                  <w:marRight w:val="0"/>
                  <w:marTop w:val="0"/>
                  <w:marBottom w:val="0"/>
                  <w:divBdr>
                    <w:top w:val="none" w:sz="0" w:space="0" w:color="auto"/>
                    <w:left w:val="none" w:sz="0" w:space="0" w:color="auto"/>
                    <w:bottom w:val="none" w:sz="0" w:space="0" w:color="auto"/>
                    <w:right w:val="none" w:sz="0" w:space="0" w:color="auto"/>
                  </w:divBdr>
                  <w:divsChild>
                    <w:div w:id="199263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309371">
      <w:bodyDiv w:val="1"/>
      <w:marLeft w:val="0"/>
      <w:marRight w:val="0"/>
      <w:marTop w:val="0"/>
      <w:marBottom w:val="0"/>
      <w:divBdr>
        <w:top w:val="none" w:sz="0" w:space="0" w:color="auto"/>
        <w:left w:val="none" w:sz="0" w:space="0" w:color="auto"/>
        <w:bottom w:val="none" w:sz="0" w:space="0" w:color="auto"/>
        <w:right w:val="none" w:sz="0" w:space="0" w:color="auto"/>
      </w:divBdr>
    </w:div>
    <w:div w:id="1968117350">
      <w:bodyDiv w:val="1"/>
      <w:marLeft w:val="0"/>
      <w:marRight w:val="0"/>
      <w:marTop w:val="0"/>
      <w:marBottom w:val="0"/>
      <w:divBdr>
        <w:top w:val="none" w:sz="0" w:space="0" w:color="auto"/>
        <w:left w:val="none" w:sz="0" w:space="0" w:color="auto"/>
        <w:bottom w:val="none" w:sz="0" w:space="0" w:color="auto"/>
        <w:right w:val="none" w:sz="0" w:space="0" w:color="auto"/>
      </w:divBdr>
    </w:div>
    <w:div w:id="211092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ward@uoguelph.ca" TargetMode="External"/><Relationship Id="rId13" Type="http://schemas.openxmlformats.org/officeDocument/2006/relationships/header" Target="header1.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03F37-D252-8249-87DA-95055FA80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1827</TotalTime>
  <Pages>27</Pages>
  <Words>33585</Words>
  <Characters>191441</Characters>
  <Application>Microsoft Office Word</Application>
  <DocSecurity>0</DocSecurity>
  <Lines>1595</Lines>
  <Paragraphs>449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Ward</dc:creator>
  <cp:keywords/>
  <dc:description/>
  <cp:lastModifiedBy>Charlotte Ward</cp:lastModifiedBy>
  <cp:revision>36</cp:revision>
  <cp:lastPrinted>2026-03-23T17:03:00Z</cp:lastPrinted>
  <dcterms:created xsi:type="dcterms:W3CDTF">2026-04-10T14:18:00Z</dcterms:created>
  <dcterms:modified xsi:type="dcterms:W3CDTF">2026-04-15T18:56:00Z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id="xICyXHHr"/&gt;&lt;style id="http://www.zotero.org/styles/oikos" hasBibliography="1" bibliographyStyleHasBeenSet="1"/&gt;&lt;prefs&gt;&lt;pref name="fieldType" value="Field"/&gt;&lt;/prefs&gt;&lt;/data&gt;</vt:lpwstr>
  </property>
  <property fmtid="{D5CDD505-2E9C-101B-9397-08002B2CF9AE}" pid="3" name="ClassificationContentMarkingHeaderShapeIds">
    <vt:lpwstr>8fb89a5,255e3941,7681f58c</vt:lpwstr>
  </property>
  <property fmtid="{D5CDD505-2E9C-101B-9397-08002B2CF9AE}" pid="4" name="ClassificationContentMarkingHeaderFontProps">
    <vt:lpwstr>#000000,12,Calibri</vt:lpwstr>
  </property>
  <property fmtid="{D5CDD505-2E9C-101B-9397-08002B2CF9AE}" pid="5" name="ClassificationContentMarkingHeaderText">
    <vt:lpwstr>Unclassified - Non-Classifié</vt:lpwstr>
  </property>
  <property fmtid="{D5CDD505-2E9C-101B-9397-08002B2CF9AE}" pid="6" name="MSIP_Label_4e6cdb53-fd15-486d-84de-c510e3a62203_Enabled">
    <vt:lpwstr>true</vt:lpwstr>
  </property>
  <property fmtid="{D5CDD505-2E9C-101B-9397-08002B2CF9AE}" pid="7" name="MSIP_Label_4e6cdb53-fd15-486d-84de-c510e3a62203_SetDate">
    <vt:lpwstr>2026-03-23T13:19:50Z</vt:lpwstr>
  </property>
  <property fmtid="{D5CDD505-2E9C-101B-9397-08002B2CF9AE}" pid="8" name="MSIP_Label_4e6cdb53-fd15-486d-84de-c510e3a62203_Method">
    <vt:lpwstr>Standard</vt:lpwstr>
  </property>
  <property fmtid="{D5CDD505-2E9C-101B-9397-08002B2CF9AE}" pid="9" name="MSIP_Label_4e6cdb53-fd15-486d-84de-c510e3a62203_Name">
    <vt:lpwstr>UNCLASSIFIED - NON-CLASSIFIÉ</vt:lpwstr>
  </property>
  <property fmtid="{D5CDD505-2E9C-101B-9397-08002B2CF9AE}" pid="10" name="MSIP_Label_4e6cdb53-fd15-486d-84de-c510e3a62203_SiteId">
    <vt:lpwstr>1594fdae-a1d9-4405-915d-011467234338</vt:lpwstr>
  </property>
  <property fmtid="{D5CDD505-2E9C-101B-9397-08002B2CF9AE}" pid="11" name="MSIP_Label_4e6cdb53-fd15-486d-84de-c510e3a62203_ActionId">
    <vt:lpwstr>02cfb99e-f07d-4f0e-bcc3-fa56473234ab</vt:lpwstr>
  </property>
  <property fmtid="{D5CDD505-2E9C-101B-9397-08002B2CF9AE}" pid="12" name="MSIP_Label_4e6cdb53-fd15-486d-84de-c510e3a62203_ContentBits">
    <vt:lpwstr>1</vt:lpwstr>
  </property>
  <property fmtid="{D5CDD505-2E9C-101B-9397-08002B2CF9AE}" pid="13" name="MSIP_Label_4e6cdb53-fd15-486d-84de-c510e3a62203_Tag">
    <vt:lpwstr>10, 3, 0, 1</vt:lpwstr>
  </property>
</Properties>
</file>